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D6FCF" w14:textId="77777777" w:rsidR="004D5CBF" w:rsidRDefault="00943971" w:rsidP="00A16274">
      <w:pPr>
        <w:widowControl w:val="0"/>
        <w:pBdr>
          <w:top w:val="nil"/>
          <w:left w:val="nil"/>
          <w:bottom w:val="nil"/>
          <w:right w:val="nil"/>
          <w:between w:val="nil"/>
        </w:pBdr>
        <w:spacing w:after="0"/>
        <w:rPr>
          <w:b/>
          <w:sz w:val="32"/>
          <w:szCs w:val="32"/>
        </w:rPr>
      </w:pPr>
      <w:r>
        <w:pict w14:anchorId="529D79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alt="" style="position:absolute;margin-left:0;margin-top:0;width:50pt;height:50pt;z-index:251660800;visibility:hidden;mso-wrap-edited:f;mso-width-percent:0;mso-height-percent:0;mso-width-percent:0;mso-height-percent:0">
            <o:lock v:ext="edit" selection="t"/>
          </v:shape>
        </w:pict>
      </w:r>
      <w:r>
        <w:pict w14:anchorId="10BCB080">
          <v:shape id="_x0000_s1027" type="#_x0000_t136" alt="" style="position:absolute;margin-left:0;margin-top:0;width:50pt;height:50pt;z-index:251661824;visibility:hidden;mso-wrap-edited:f;mso-width-percent:0;mso-height-percent:0;mso-width-percent:0;mso-height-percent:0">
            <o:lock v:ext="edit" selection="t"/>
          </v:shape>
        </w:pict>
      </w:r>
      <w:r>
        <w:pict w14:anchorId="2D028BDE">
          <v:shape id="_x0000_s1026" type="#_x0000_t136" alt="" style="position:absolute;margin-left:0;margin-top:0;width:50pt;height:50pt;z-index:251662848;visibility:hidden;mso-wrap-edited:f;mso-width-percent:0;mso-height-percent:0;mso-width-percent:0;mso-height-percent:0">
            <o:lock v:ext="edit" selection="t"/>
          </v:shape>
        </w:pict>
      </w:r>
      <w:bookmarkStart w:id="0" w:name="_heading=h.gjdgxs" w:colFirst="0" w:colLast="0"/>
      <w:bookmarkEnd w:id="0"/>
      <w:r w:rsidR="00B855CF" w:rsidRPr="005010DE">
        <w:rPr>
          <w:b/>
          <w:sz w:val="32"/>
          <w:szCs w:val="32"/>
        </w:rPr>
        <w:t xml:space="preserve">CFARS Site Suitability Initiative: </w:t>
      </w:r>
    </w:p>
    <w:p w14:paraId="1D983270" w14:textId="034A83F9" w:rsidR="00A16274" w:rsidRPr="005010DE" w:rsidRDefault="004D5CBF" w:rsidP="00EC77ED">
      <w:pPr>
        <w:widowControl w:val="0"/>
        <w:pBdr>
          <w:top w:val="nil"/>
          <w:left w:val="nil"/>
          <w:bottom w:val="nil"/>
          <w:right w:val="nil"/>
          <w:between w:val="nil"/>
        </w:pBdr>
        <w:spacing w:after="0"/>
        <w:jc w:val="both"/>
        <w:rPr>
          <w:b/>
          <w:sz w:val="32"/>
          <w:szCs w:val="32"/>
        </w:rPr>
      </w:pPr>
      <w:r w:rsidRPr="00053883">
        <w:rPr>
          <w:b/>
          <w:bCs/>
          <w:sz w:val="32"/>
          <w:szCs w:val="32"/>
        </w:rPr>
        <w:t>A Comparison of Cup Anemometer and Remote Sensing Device Turbulence Intensity for the Acceleration of Data-Driven Guidance on RSD Derived Turbulence Intensity</w:t>
      </w:r>
    </w:p>
    <w:p w14:paraId="4C1271E3" w14:textId="77777777" w:rsidR="00EC77ED" w:rsidRDefault="00EC77ED">
      <w:pPr>
        <w:rPr>
          <w:b/>
          <w:i/>
          <w:szCs w:val="24"/>
        </w:rPr>
      </w:pPr>
    </w:p>
    <w:p w14:paraId="00000005" w14:textId="5A2156F9" w:rsidR="009E2D3C" w:rsidRPr="004E6520" w:rsidRDefault="00B855CF">
      <w:pPr>
        <w:rPr>
          <w:b/>
          <w:i/>
          <w:szCs w:val="24"/>
        </w:rPr>
      </w:pPr>
      <w:r w:rsidRPr="004E6520">
        <w:rPr>
          <w:b/>
          <w:i/>
          <w:szCs w:val="24"/>
        </w:rPr>
        <w:t>Authors:</w:t>
      </w:r>
    </w:p>
    <w:p w14:paraId="00000006" w14:textId="24A60650" w:rsidR="009E2D3C" w:rsidRPr="008E3002" w:rsidRDefault="00B855CF" w:rsidP="00EC77ED">
      <w:pPr>
        <w:rPr>
          <w:szCs w:val="24"/>
        </w:rPr>
      </w:pPr>
      <w:r w:rsidRPr="004E6520">
        <w:rPr>
          <w:szCs w:val="24"/>
        </w:rPr>
        <w:t>Alexandra St. Pé (RWE Renewables), Alexandra</w:t>
      </w:r>
      <w:r w:rsidR="00EC283A" w:rsidRPr="004E6520">
        <w:rPr>
          <w:szCs w:val="24"/>
        </w:rPr>
        <w:t xml:space="preserve"> E. </w:t>
      </w:r>
      <w:r w:rsidRPr="008E3002">
        <w:rPr>
          <w:szCs w:val="24"/>
        </w:rPr>
        <w:t xml:space="preserve">Arntsen (NRG Systems), Ellie </w:t>
      </w:r>
      <w:proofErr w:type="spellStart"/>
      <w:r w:rsidRPr="008E3002">
        <w:rPr>
          <w:szCs w:val="24"/>
        </w:rPr>
        <w:t>Weyer</w:t>
      </w:r>
      <w:proofErr w:type="spellEnd"/>
      <w:r w:rsidRPr="008E3002">
        <w:rPr>
          <w:szCs w:val="24"/>
        </w:rPr>
        <w:t xml:space="preserve"> (UL), </w:t>
      </w:r>
      <w:r w:rsidR="002B4F52" w:rsidRPr="005010DE">
        <w:rPr>
          <w:szCs w:val="24"/>
        </w:rPr>
        <w:t>Iain Campbell (RES)</w:t>
      </w:r>
      <w:r w:rsidR="002B4F52">
        <w:rPr>
          <w:szCs w:val="24"/>
        </w:rPr>
        <w:t xml:space="preserve">, </w:t>
      </w:r>
      <w:r w:rsidR="002B4F52" w:rsidRPr="00FA6E6E">
        <w:rPr>
          <w:szCs w:val="24"/>
        </w:rPr>
        <w:t>Zach Parker (Nordex),</w:t>
      </w:r>
      <w:r w:rsidR="002B4F52">
        <w:rPr>
          <w:szCs w:val="24"/>
        </w:rPr>
        <w:t xml:space="preserve"> </w:t>
      </w:r>
      <w:r w:rsidRPr="008E3002">
        <w:rPr>
          <w:szCs w:val="24"/>
        </w:rPr>
        <w:t xml:space="preserve">Nigel Swytink-Binnema </w:t>
      </w:r>
      <w:r w:rsidRPr="00FA6E6E">
        <w:rPr>
          <w:szCs w:val="24"/>
        </w:rPr>
        <w:t>(</w:t>
      </w:r>
      <w:proofErr w:type="spellStart"/>
      <w:r w:rsidRPr="00FA6E6E">
        <w:rPr>
          <w:szCs w:val="24"/>
        </w:rPr>
        <w:t>Nergica</w:t>
      </w:r>
      <w:proofErr w:type="spellEnd"/>
      <w:r w:rsidRPr="00FA6E6E">
        <w:rPr>
          <w:szCs w:val="24"/>
        </w:rPr>
        <w:t xml:space="preserve">), Nicolas </w:t>
      </w:r>
      <w:proofErr w:type="spellStart"/>
      <w:r w:rsidRPr="00FA6E6E">
        <w:rPr>
          <w:szCs w:val="24"/>
        </w:rPr>
        <w:t>Jolin</w:t>
      </w:r>
      <w:proofErr w:type="spellEnd"/>
      <w:r w:rsidRPr="00FA6E6E">
        <w:rPr>
          <w:szCs w:val="24"/>
        </w:rPr>
        <w:t xml:space="preserve"> (</w:t>
      </w:r>
      <w:proofErr w:type="spellStart"/>
      <w:r w:rsidRPr="00FA6E6E">
        <w:rPr>
          <w:szCs w:val="24"/>
        </w:rPr>
        <w:t>Nergica</w:t>
      </w:r>
      <w:proofErr w:type="spellEnd"/>
      <w:r w:rsidRPr="00FA6E6E">
        <w:rPr>
          <w:szCs w:val="24"/>
        </w:rPr>
        <w:t xml:space="preserve">), </w:t>
      </w:r>
      <w:r w:rsidR="00EC77ED">
        <w:rPr>
          <w:szCs w:val="24"/>
        </w:rPr>
        <w:br/>
      </w:r>
      <w:r w:rsidRPr="00FA6E6E">
        <w:rPr>
          <w:szCs w:val="24"/>
        </w:rPr>
        <w:t>Barret</w:t>
      </w:r>
      <w:r w:rsidR="00EC283A" w:rsidRPr="00FA6E6E">
        <w:rPr>
          <w:szCs w:val="24"/>
        </w:rPr>
        <w:t>t</w:t>
      </w:r>
      <w:r w:rsidRPr="00FA6E6E">
        <w:rPr>
          <w:szCs w:val="24"/>
        </w:rPr>
        <w:t xml:space="preserve"> </w:t>
      </w:r>
      <w:r w:rsidR="00EC283A" w:rsidRPr="00FA6E6E">
        <w:rPr>
          <w:szCs w:val="24"/>
        </w:rPr>
        <w:t xml:space="preserve">T. </w:t>
      </w:r>
      <w:r w:rsidRPr="00FA6E6E">
        <w:rPr>
          <w:szCs w:val="24"/>
        </w:rPr>
        <w:t xml:space="preserve">Goudeau (NRG Systems), René </w:t>
      </w:r>
      <w:proofErr w:type="spellStart"/>
      <w:r w:rsidRPr="00FA6E6E">
        <w:rPr>
          <w:szCs w:val="24"/>
        </w:rPr>
        <w:t>Meklenborg</w:t>
      </w:r>
      <w:proofErr w:type="spellEnd"/>
      <w:r w:rsidRPr="00FA6E6E">
        <w:rPr>
          <w:szCs w:val="24"/>
        </w:rPr>
        <w:t xml:space="preserve"> </w:t>
      </w:r>
      <w:proofErr w:type="spellStart"/>
      <w:r w:rsidRPr="00FA6E6E">
        <w:rPr>
          <w:szCs w:val="24"/>
        </w:rPr>
        <w:t>Miltersen</w:t>
      </w:r>
      <w:proofErr w:type="spellEnd"/>
      <w:r w:rsidRPr="00FA6E6E">
        <w:rPr>
          <w:szCs w:val="24"/>
        </w:rPr>
        <w:t xml:space="preserve"> Slot (EMD), Joseph </w:t>
      </w:r>
      <w:sdt>
        <w:sdtPr>
          <w:tag w:val="goog_rdk_1"/>
          <w:id w:val="-255749439"/>
        </w:sdtPr>
        <w:sdtContent>
          <w:r w:rsidRPr="005010DE">
            <w:rPr>
              <w:szCs w:val="24"/>
            </w:rPr>
            <w:t xml:space="preserve">C. Y. </w:t>
          </w:r>
        </w:sdtContent>
      </w:sdt>
      <w:r w:rsidRPr="005010DE">
        <w:rPr>
          <w:szCs w:val="24"/>
        </w:rPr>
        <w:t>Lee</w:t>
      </w:r>
      <w:ins w:id="1" w:author="Alexandra Arntsen" w:date="2021-02-07T12:20:00Z">
        <w:r w:rsidR="00407F35">
          <w:rPr>
            <w:szCs w:val="24"/>
          </w:rPr>
          <w:t xml:space="preserve"> </w:t>
        </w:r>
      </w:ins>
      <w:r w:rsidRPr="005010DE">
        <w:rPr>
          <w:szCs w:val="24"/>
        </w:rPr>
        <w:t xml:space="preserve">(NREL), </w:t>
      </w:r>
      <w:proofErr w:type="spellStart"/>
      <w:r w:rsidRPr="005010DE">
        <w:rPr>
          <w:szCs w:val="24"/>
        </w:rPr>
        <w:t>Mithu</w:t>
      </w:r>
      <w:proofErr w:type="spellEnd"/>
      <w:r w:rsidRPr="005010DE">
        <w:rPr>
          <w:szCs w:val="24"/>
        </w:rPr>
        <w:t xml:space="preserve"> Debnath (NREL), Scott Wylie (</w:t>
      </w:r>
      <w:proofErr w:type="spellStart"/>
      <w:r w:rsidRPr="005010DE">
        <w:rPr>
          <w:szCs w:val="24"/>
        </w:rPr>
        <w:t>ZXLidars</w:t>
      </w:r>
      <w:proofErr w:type="spellEnd"/>
      <w:r w:rsidRPr="005010DE">
        <w:rPr>
          <w:szCs w:val="24"/>
        </w:rPr>
        <w:t xml:space="preserve">), Dale Apgar (GE), Thomas </w:t>
      </w:r>
      <w:proofErr w:type="spellStart"/>
      <w:r w:rsidRPr="005010DE">
        <w:rPr>
          <w:szCs w:val="24"/>
        </w:rPr>
        <w:t>Fric</w:t>
      </w:r>
      <w:proofErr w:type="spellEnd"/>
      <w:r w:rsidRPr="005010DE">
        <w:rPr>
          <w:szCs w:val="24"/>
        </w:rPr>
        <w:t xml:space="preserve"> (GE), Dan Michaud (GE), Elizabeth Smith (RES), Paul </w:t>
      </w:r>
      <w:proofErr w:type="spellStart"/>
      <w:r w:rsidRPr="005010DE">
        <w:rPr>
          <w:szCs w:val="24"/>
        </w:rPr>
        <w:t>Mazoyer</w:t>
      </w:r>
      <w:proofErr w:type="spellEnd"/>
      <w:r w:rsidRPr="005010DE">
        <w:rPr>
          <w:szCs w:val="24"/>
        </w:rPr>
        <w:t xml:space="preserve"> (</w:t>
      </w:r>
      <w:proofErr w:type="spellStart"/>
      <w:r w:rsidRPr="005010DE">
        <w:rPr>
          <w:szCs w:val="24"/>
        </w:rPr>
        <w:t>Leosphere</w:t>
      </w:r>
      <w:proofErr w:type="spellEnd"/>
      <w:r w:rsidRPr="005010DE">
        <w:rPr>
          <w:szCs w:val="24"/>
        </w:rPr>
        <w:t xml:space="preserve">), Marcel </w:t>
      </w:r>
      <w:proofErr w:type="spellStart"/>
      <w:r w:rsidRPr="005010DE">
        <w:rPr>
          <w:szCs w:val="24"/>
        </w:rPr>
        <w:t>Mibus</w:t>
      </w:r>
      <w:proofErr w:type="spellEnd"/>
      <w:r w:rsidRPr="005010DE">
        <w:rPr>
          <w:szCs w:val="24"/>
        </w:rPr>
        <w:t xml:space="preserve"> (APEX), </w:t>
      </w:r>
      <w:r w:rsidRPr="004E6520">
        <w:rPr>
          <w:szCs w:val="24"/>
        </w:rPr>
        <w:t xml:space="preserve"> </w:t>
      </w:r>
      <w:sdt>
        <w:sdtPr>
          <w:tag w:val="goog_rdk_2"/>
          <w:id w:val="1525902936"/>
        </w:sdtPr>
        <w:sdtContent/>
      </w:sdt>
      <w:sdt>
        <w:sdtPr>
          <w:tag w:val="goog_rdk_225"/>
          <w:id w:val="1969095776"/>
        </w:sdtPr>
        <w:sdtContent/>
      </w:sdt>
      <w:r w:rsidRPr="005010DE">
        <w:rPr>
          <w:szCs w:val="24"/>
        </w:rPr>
        <w:t xml:space="preserve">Philippe </w:t>
      </w:r>
      <w:proofErr w:type="spellStart"/>
      <w:r w:rsidRPr="005010DE">
        <w:rPr>
          <w:szCs w:val="24"/>
        </w:rPr>
        <w:t>Pontbriand</w:t>
      </w:r>
      <w:proofErr w:type="spellEnd"/>
      <w:r w:rsidRPr="005010DE">
        <w:rPr>
          <w:szCs w:val="24"/>
        </w:rPr>
        <w:t xml:space="preserve"> (</w:t>
      </w:r>
      <w:r w:rsidR="00EC283A" w:rsidRPr="005010DE">
        <w:rPr>
          <w:szCs w:val="24"/>
        </w:rPr>
        <w:t>Tr</w:t>
      </w:r>
      <w:r w:rsidR="006D3E2D" w:rsidRPr="004E6520">
        <w:rPr>
          <w:szCs w:val="24"/>
        </w:rPr>
        <w:t>ansAlta</w:t>
      </w:r>
      <w:r w:rsidRPr="004E6520">
        <w:rPr>
          <w:szCs w:val="24"/>
        </w:rPr>
        <w:t>)</w:t>
      </w:r>
      <w:r w:rsidR="00804F15" w:rsidRPr="004E6520">
        <w:rPr>
          <w:szCs w:val="24"/>
        </w:rPr>
        <w:t xml:space="preserve">, </w:t>
      </w:r>
      <w:r w:rsidR="00804F15" w:rsidRPr="008E3002">
        <w:rPr>
          <w:szCs w:val="24"/>
        </w:rPr>
        <w:t>Mackenzie Tocco (Avangrid)</w:t>
      </w:r>
      <w:r w:rsidR="00EC77ED">
        <w:rPr>
          <w:szCs w:val="24"/>
        </w:rPr>
        <w:t xml:space="preserve">, </w:t>
      </w:r>
      <w:r w:rsidR="00EC77ED" w:rsidRPr="00EC77ED">
        <w:rPr>
          <w:szCs w:val="24"/>
        </w:rPr>
        <w:t>Fabrice Guillemin</w:t>
      </w:r>
      <w:r w:rsidR="00EC77ED">
        <w:rPr>
          <w:szCs w:val="24"/>
        </w:rPr>
        <w:t xml:space="preserve"> (IFPEN)</w:t>
      </w:r>
      <w:r w:rsidR="006C1535">
        <w:rPr>
          <w:szCs w:val="24"/>
        </w:rPr>
        <w:t xml:space="preserve">, </w:t>
      </w:r>
      <w:r w:rsidR="006C1535" w:rsidRPr="00FA6E6E">
        <w:rPr>
          <w:szCs w:val="24"/>
        </w:rPr>
        <w:t>Krystina Teoh (EDPR</w:t>
      </w:r>
      <w:r w:rsidR="006C1535" w:rsidRPr="00FA6E6E">
        <w:t>)</w:t>
      </w:r>
    </w:p>
    <w:p w14:paraId="00000007" w14:textId="77777777" w:rsidR="009E2D3C" w:rsidRPr="00FA6E6E" w:rsidRDefault="009E2D3C">
      <w:pPr>
        <w:jc w:val="both"/>
        <w:rPr>
          <w:szCs w:val="24"/>
        </w:rPr>
      </w:pPr>
    </w:p>
    <w:p w14:paraId="6E53FD39" w14:textId="77777777" w:rsidR="004E20E9" w:rsidRDefault="004E20E9">
      <w:r>
        <w:br w:type="page"/>
      </w:r>
    </w:p>
    <w:p w14:paraId="77FDCAA0" w14:textId="4B185139" w:rsidR="00F03B11" w:rsidRPr="008F1073" w:rsidRDefault="00F03B11" w:rsidP="00576E3A">
      <w:pPr>
        <w:rPr>
          <w:rFonts w:asciiTheme="majorHAnsi" w:hAnsiTheme="majorHAnsi"/>
          <w:sz w:val="32"/>
          <w:szCs w:val="32"/>
        </w:rPr>
      </w:pPr>
      <w:r w:rsidRPr="008F1073">
        <w:rPr>
          <w:rFonts w:asciiTheme="majorHAnsi" w:hAnsiTheme="majorHAnsi"/>
          <w:sz w:val="32"/>
          <w:szCs w:val="32"/>
        </w:rPr>
        <w:lastRenderedPageBreak/>
        <w:t>Executive Summary</w:t>
      </w:r>
      <w:r w:rsidR="00ED3421" w:rsidRPr="008F1073">
        <w:rPr>
          <w:rFonts w:asciiTheme="majorHAnsi" w:hAnsiTheme="majorHAnsi"/>
          <w:sz w:val="32"/>
          <w:szCs w:val="32"/>
        </w:rPr>
        <w:t xml:space="preserve"> </w:t>
      </w:r>
      <w:r w:rsidRPr="008F1073">
        <w:rPr>
          <w:rFonts w:asciiTheme="majorHAnsi" w:hAnsiTheme="majorHAnsi"/>
          <w:sz w:val="32"/>
          <w:szCs w:val="32"/>
        </w:rPr>
        <w:t xml:space="preserve"> </w:t>
      </w:r>
    </w:p>
    <w:p w14:paraId="553709F2" w14:textId="0A3EC344" w:rsidR="00373B29" w:rsidRDefault="00CB5539" w:rsidP="00CB5539">
      <w:r>
        <w:t xml:space="preserve">As an </w:t>
      </w:r>
      <w:proofErr w:type="spellStart"/>
      <w:r>
        <w:t>organisation</w:t>
      </w:r>
      <w:proofErr w:type="spellEnd"/>
      <w:r>
        <w:t xml:space="preserve">, CFARS exists to </w:t>
      </w:r>
      <w:r w:rsidR="009B197D">
        <w:t>advance the acceptance</w:t>
      </w:r>
      <w:r>
        <w:t xml:space="preserve"> of</w:t>
      </w:r>
      <w:r w:rsidR="009B0EFA">
        <w:t xml:space="preserve"> remote sensing devices </w:t>
      </w:r>
      <w:r>
        <w:t xml:space="preserve">(RSD) in the wind industry and to aid </w:t>
      </w:r>
      <w:r w:rsidR="009B197D">
        <w:t xml:space="preserve">the </w:t>
      </w:r>
      <w:r>
        <w:t>deployment of RSDs in greater numbers</w:t>
      </w:r>
      <w:r w:rsidR="009B197D">
        <w:t>,</w:t>
      </w:r>
      <w:r>
        <w:t xml:space="preserve"> in more varied </w:t>
      </w:r>
      <w:r w:rsidR="009B197D">
        <w:t xml:space="preserve">flow conditions, and for a wider variety of </w:t>
      </w:r>
      <w:r w:rsidR="009B0EFA">
        <w:t>valid use cases</w:t>
      </w:r>
      <w:r w:rsidR="009B197D">
        <w:t xml:space="preserve">, than is currently </w:t>
      </w:r>
      <w:r w:rsidR="00632B5B">
        <w:t>standard</w:t>
      </w:r>
      <w:r w:rsidR="009B197D">
        <w:t>.</w:t>
      </w:r>
      <w:r w:rsidR="00373B29">
        <w:t xml:space="preserve"> </w:t>
      </w:r>
    </w:p>
    <w:p w14:paraId="2ADE5EDB" w14:textId="35E43DA2" w:rsidR="009B197D" w:rsidRDefault="009B197D" w:rsidP="00053883">
      <w:r>
        <w:t>There are many benefits of RSDs underpin</w:t>
      </w:r>
      <w:r w:rsidR="0053223B">
        <w:t>ning</w:t>
      </w:r>
      <w:r>
        <w:t xml:space="preserve"> </w:t>
      </w:r>
      <w:r w:rsidR="0053223B">
        <w:t xml:space="preserve">the </w:t>
      </w:r>
      <w:r>
        <w:t xml:space="preserve">desire for greater use of RSD for wind industry applications, including </w:t>
      </w:r>
      <w:r w:rsidR="009B0EFA">
        <w:t>safety, cost</w:t>
      </w:r>
      <w:r>
        <w:t xml:space="preserve">, </w:t>
      </w:r>
      <w:r w:rsidR="009B0EFA">
        <w:t>efficiency</w:t>
      </w:r>
      <w:r>
        <w:t xml:space="preserve"> and </w:t>
      </w:r>
      <w:r w:rsidR="0053223B">
        <w:t xml:space="preserve">the capacity to measure more complex boundary layer parameters </w:t>
      </w:r>
      <w:r w:rsidR="00632B5B">
        <w:t>(e.g.,</w:t>
      </w:r>
      <w:r w:rsidR="00BC3643">
        <w:t xml:space="preserve"> </w:t>
      </w:r>
      <w:r w:rsidR="00632B5B">
        <w:t>Turbulence Kinetic Energy etc.)</w:t>
      </w:r>
      <w:r>
        <w:t xml:space="preserve">. </w:t>
      </w:r>
    </w:p>
    <w:p w14:paraId="0A174302" w14:textId="66D1FD2E" w:rsidR="009B0EFA" w:rsidRDefault="009B197D" w:rsidP="00053883">
      <w:r>
        <w:t>As an industry we strive for improved safety in all that we do. We know that substituting masts with RSDs leads to fewer accidents and near misses [</w:t>
      </w:r>
      <w:r w:rsidRPr="009B197D">
        <w:rPr>
          <w:highlight w:val="yellow"/>
        </w:rPr>
        <w:t xml:space="preserve">citation P Stuart </w:t>
      </w:r>
      <w:proofErr w:type="spellStart"/>
      <w:r w:rsidRPr="009B197D">
        <w:rPr>
          <w:highlight w:val="yellow"/>
        </w:rPr>
        <w:t>WindEurope</w:t>
      </w:r>
      <w:proofErr w:type="spellEnd"/>
      <w:r>
        <w:t xml:space="preserve">]. </w:t>
      </w:r>
      <w:r w:rsidR="009B0EFA">
        <w:t xml:space="preserve"> </w:t>
      </w:r>
      <w:r w:rsidR="0034085F">
        <w:t>Further, it is widely viewed that if a</w:t>
      </w:r>
      <w:r w:rsidR="003F11C8">
        <w:t>n</w:t>
      </w:r>
      <w:r w:rsidR="009B0EFA">
        <w:t xml:space="preserve"> RSD </w:t>
      </w:r>
      <w:r w:rsidR="0034085F">
        <w:t>satisfies</w:t>
      </w:r>
      <w:r w:rsidR="009B0EFA">
        <w:t xml:space="preserve"> the technical requirements</w:t>
      </w:r>
      <w:r>
        <w:t xml:space="preserve"> of </w:t>
      </w:r>
      <w:r w:rsidR="0034085F">
        <w:t xml:space="preserve">a </w:t>
      </w:r>
      <w:r>
        <w:t>use case</w:t>
      </w:r>
      <w:r w:rsidR="0034085F">
        <w:t xml:space="preserve">, it should be used in lieu of meteorological masts. </w:t>
      </w:r>
      <w:r w:rsidR="0056316C">
        <w:t xml:space="preserve"> </w:t>
      </w:r>
    </w:p>
    <w:p w14:paraId="4FECBFD3" w14:textId="396A2BA1" w:rsidR="009B197D" w:rsidRDefault="009B197D" w:rsidP="009B197D">
      <w:r>
        <w:t>Therefore, as we seek to deploy RSD</w:t>
      </w:r>
      <w:r w:rsidR="003F11C8">
        <w:t>s</w:t>
      </w:r>
      <w:r>
        <w:t xml:space="preserve"> in increasing numbers in more complex flow conditions and for a wider variety of use cases, it is important that the measurements obtained</w:t>
      </w:r>
      <w:r w:rsidR="009D1BAF">
        <w:t xml:space="preserve"> from these devices are well understood and appropriate for the intended purpose(s).</w:t>
      </w:r>
    </w:p>
    <w:p w14:paraId="5D37E782" w14:textId="77777777" w:rsidR="009D1BAF" w:rsidRDefault="009D1BAF" w:rsidP="009B197D">
      <w:r>
        <w:t xml:space="preserve">One key use case for wind data is that of site suitability analysis, determining the most optimal turbine for the given site conditions. One of the key variables in any site suitability analysis is turbulence intensity. </w:t>
      </w:r>
    </w:p>
    <w:p w14:paraId="528E9A67" w14:textId="6E73586E" w:rsidR="00632B5B" w:rsidRPr="00D54A32" w:rsidRDefault="00A7546A" w:rsidP="00053883">
      <w:pPr>
        <w:rPr>
          <w:szCs w:val="24"/>
        </w:rPr>
      </w:pPr>
      <w:r w:rsidRPr="005010DE">
        <w:rPr>
          <w:szCs w:val="24"/>
        </w:rPr>
        <w:t xml:space="preserve">Today, </w:t>
      </w:r>
      <w:r>
        <w:rPr>
          <w:szCs w:val="24"/>
        </w:rPr>
        <w:t>a majority of the</w:t>
      </w:r>
      <w:r w:rsidRPr="005010DE">
        <w:rPr>
          <w:szCs w:val="24"/>
        </w:rPr>
        <w:t xml:space="preserve"> industry’s understanding</w:t>
      </w:r>
      <w:r w:rsidR="003F11C8">
        <w:rPr>
          <w:szCs w:val="24"/>
        </w:rPr>
        <w:t xml:space="preserve"> of, and therefore tools for modeling the effect of, </w:t>
      </w:r>
      <w:r w:rsidR="004407BD">
        <w:rPr>
          <w:szCs w:val="24"/>
        </w:rPr>
        <w:t>the relationship between turbulence conditions and turbine fatigue loads</w:t>
      </w:r>
      <w:ins w:id="2" w:author="Alexandra Arntsen" w:date="2021-02-06T16:14:00Z">
        <w:r w:rsidR="003F11C8">
          <w:rPr>
            <w:szCs w:val="24"/>
          </w:rPr>
          <w:t xml:space="preserve"> </w:t>
        </w:r>
      </w:ins>
      <w:r w:rsidR="004407BD">
        <w:rPr>
          <w:szCs w:val="24"/>
        </w:rPr>
        <w:t xml:space="preserve">are derived from cup anemometer measurements on meteorological masts.  </w:t>
      </w:r>
      <w:r w:rsidR="00632B5B">
        <w:rPr>
          <w:szCs w:val="24"/>
        </w:rPr>
        <w:t>It</w:t>
      </w:r>
      <w:r>
        <w:rPr>
          <w:szCs w:val="24"/>
        </w:rPr>
        <w:t xml:space="preserve"> is </w:t>
      </w:r>
      <w:r>
        <w:t xml:space="preserve">well known that </w:t>
      </w:r>
      <w:r w:rsidR="004407BD">
        <w:t>RSD</w:t>
      </w:r>
      <w:r>
        <w:t xml:space="preserve"> turbulence intensity measurements differ from cup anemometers given inherent differences in measurement </w:t>
      </w:r>
      <w:r w:rsidR="003F11C8">
        <w:t>principles</w:t>
      </w:r>
      <w:r w:rsidR="00395954">
        <w:t xml:space="preserve">. </w:t>
      </w:r>
      <w:r w:rsidR="00020930">
        <w:t>Therefore, u</w:t>
      </w:r>
      <w:r w:rsidR="009313A1">
        <w:t>ntil</w:t>
      </w:r>
      <w:r w:rsidR="00632B5B">
        <w:t xml:space="preserve"> the industry </w:t>
      </w:r>
      <w:r w:rsidR="00704567">
        <w:t>improves</w:t>
      </w:r>
      <w:r w:rsidR="00632B5B">
        <w:t xml:space="preserve"> understanding of </w:t>
      </w:r>
      <w:r w:rsidR="00704567">
        <w:t xml:space="preserve">the relationship between </w:t>
      </w:r>
      <w:r w:rsidR="00AC0FE2">
        <w:t xml:space="preserve">RSD derived turbulence </w:t>
      </w:r>
      <w:r w:rsidR="003F11C8">
        <w:t xml:space="preserve">intensity </w:t>
      </w:r>
      <w:r w:rsidR="00AC0FE2">
        <w:t xml:space="preserve">and </w:t>
      </w:r>
      <w:r w:rsidR="00632B5B">
        <w:t xml:space="preserve">turbine fatigue loads </w:t>
      </w:r>
      <w:r w:rsidR="00020930">
        <w:t>directly</w:t>
      </w:r>
      <w:r w:rsidR="00632B5B">
        <w:t xml:space="preserve">, RSD measurements </w:t>
      </w:r>
      <w:r w:rsidR="00F416AE">
        <w:t>should</w:t>
      </w:r>
      <w:r w:rsidR="00632B5B">
        <w:t xml:space="preserve"> be adjusted to produce similar results to anemometers, to avoid </w:t>
      </w:r>
      <w:r w:rsidR="00025668">
        <w:t>installation of potentially</w:t>
      </w:r>
      <w:r w:rsidR="00387562">
        <w:t xml:space="preserve"> suboptimal turbines for the given site conditions.</w:t>
      </w:r>
    </w:p>
    <w:p w14:paraId="3B7C8C37" w14:textId="20397090" w:rsidR="000B5634" w:rsidRDefault="00093151" w:rsidP="000B5634">
      <w:pPr>
        <w:jc w:val="both"/>
        <w:rPr>
          <w:b/>
          <w:szCs w:val="24"/>
        </w:rPr>
      </w:pPr>
      <w:r>
        <w:t>Ideally</w:t>
      </w:r>
      <w:r w:rsidR="006F6B0A">
        <w:t>,</w:t>
      </w:r>
      <w:r>
        <w:t xml:space="preserve"> </w:t>
      </w:r>
      <w:r w:rsidR="00670ECD">
        <w:t xml:space="preserve">a TI adjustment </w:t>
      </w:r>
      <w:r>
        <w:t xml:space="preserve">methodology </w:t>
      </w:r>
      <w:r w:rsidR="000B5634">
        <w:t xml:space="preserve">would </w:t>
      </w:r>
      <w:r>
        <w:t xml:space="preserve">be developed </w:t>
      </w:r>
      <w:r w:rsidR="001F0858">
        <w:t>that permits the use of RSDs, not only in conjunction with an onsite meteorological mast</w:t>
      </w:r>
      <w:r w:rsidR="008E5F26">
        <w:t xml:space="preserve">, </w:t>
      </w:r>
      <w:r w:rsidR="001F0858">
        <w:t xml:space="preserve">but also in the absence of any </w:t>
      </w:r>
      <w:r w:rsidR="003F11C8">
        <w:t xml:space="preserve">supplemental </w:t>
      </w:r>
      <w:r w:rsidR="001F0858">
        <w:t>onsite measurements.</w:t>
      </w:r>
      <w:r w:rsidR="004A1388">
        <w:t xml:space="preserve"> </w:t>
      </w:r>
      <w:r w:rsidR="000B5634" w:rsidRPr="00C46999">
        <w:rPr>
          <w:szCs w:val="24"/>
        </w:rPr>
        <w:t xml:space="preserve">The CFARS Site Suitability subgroup formed with the </w:t>
      </w:r>
      <w:sdt>
        <w:sdtPr>
          <w:rPr>
            <w:szCs w:val="24"/>
          </w:rPr>
          <w:tag w:val="goog_rdk_31"/>
          <w:id w:val="95304617"/>
        </w:sdtPr>
        <w:sdtContent/>
      </w:sdt>
      <w:sdt>
        <w:sdtPr>
          <w:rPr>
            <w:szCs w:val="24"/>
          </w:rPr>
          <w:tag w:val="goog_rdk_32"/>
          <w:id w:val="372200695"/>
        </w:sdtPr>
        <w:sdtContent/>
      </w:sdt>
      <w:r w:rsidR="000B5634" w:rsidRPr="00C46999">
        <w:rPr>
          <w:b/>
          <w:szCs w:val="24"/>
        </w:rPr>
        <w:t>mission to fra</w:t>
      </w:r>
      <w:sdt>
        <w:sdtPr>
          <w:rPr>
            <w:szCs w:val="24"/>
          </w:rPr>
          <w:tag w:val="goog_rdk_183"/>
          <w:id w:val="-717120890"/>
        </w:sdtPr>
        <w:sdtContent/>
      </w:sdt>
      <w:r w:rsidR="000B5634" w:rsidRPr="00C46999">
        <w:rPr>
          <w:b/>
          <w:szCs w:val="24"/>
        </w:rPr>
        <w:t xml:space="preserve">me the discussion on how best to increase confidence in </w:t>
      </w:r>
      <w:r w:rsidR="000B5634">
        <w:rPr>
          <w:b/>
          <w:szCs w:val="24"/>
        </w:rPr>
        <w:t xml:space="preserve">the use of </w:t>
      </w:r>
      <w:r w:rsidR="000B5634" w:rsidRPr="00771602">
        <w:rPr>
          <w:b/>
          <w:szCs w:val="24"/>
        </w:rPr>
        <w:t>ground based, vertical</w:t>
      </w:r>
      <w:r w:rsidR="003F11C8">
        <w:rPr>
          <w:b/>
          <w:szCs w:val="24"/>
        </w:rPr>
        <w:t>ly</w:t>
      </w:r>
      <w:r w:rsidR="000B5634" w:rsidRPr="00771602">
        <w:rPr>
          <w:b/>
          <w:szCs w:val="24"/>
        </w:rPr>
        <w:t xml:space="preserve"> </w:t>
      </w:r>
      <w:r w:rsidR="000B5634" w:rsidRPr="00C46999">
        <w:rPr>
          <w:b/>
          <w:szCs w:val="24"/>
        </w:rPr>
        <w:t>profiling, RSD</w:t>
      </w:r>
      <w:r w:rsidR="003F11C8">
        <w:rPr>
          <w:b/>
          <w:szCs w:val="24"/>
        </w:rPr>
        <w:t>s</w:t>
      </w:r>
      <w:r w:rsidR="000B5634" w:rsidRPr="00C46999">
        <w:rPr>
          <w:b/>
          <w:szCs w:val="24"/>
        </w:rPr>
        <w:t xml:space="preserve"> for onshore site suitability assessments and</w:t>
      </w:r>
      <w:r w:rsidR="006F6B0A">
        <w:rPr>
          <w:b/>
          <w:szCs w:val="24"/>
        </w:rPr>
        <w:t xml:space="preserve"> to</w:t>
      </w:r>
      <w:r w:rsidR="000B5634" w:rsidRPr="00C46999">
        <w:rPr>
          <w:b/>
          <w:szCs w:val="24"/>
        </w:rPr>
        <w:t xml:space="preserve"> build consensus on</w:t>
      </w:r>
      <w:r w:rsidR="000B5634" w:rsidRPr="00771602">
        <w:rPr>
          <w:b/>
          <w:szCs w:val="24"/>
        </w:rPr>
        <w:t xml:space="preserve"> RSD use, bo</w:t>
      </w:r>
      <w:r w:rsidR="000B5634" w:rsidRPr="00014670">
        <w:rPr>
          <w:b/>
          <w:szCs w:val="24"/>
        </w:rPr>
        <w:t>th as a collocated and a standalone</w:t>
      </w:r>
      <w:r w:rsidR="000B5634" w:rsidRPr="00C46999">
        <w:rPr>
          <w:rStyle w:val="FootnoteReference"/>
          <w:b/>
          <w:szCs w:val="24"/>
        </w:rPr>
        <w:footnoteReference w:id="1"/>
      </w:r>
      <w:r w:rsidR="000B5634" w:rsidRPr="00C46999">
        <w:rPr>
          <w:b/>
          <w:szCs w:val="24"/>
        </w:rPr>
        <w:t xml:space="preserve"> device.</w:t>
      </w:r>
      <w:r w:rsidR="008503D1">
        <w:rPr>
          <w:b/>
          <w:szCs w:val="24"/>
        </w:rPr>
        <w:t xml:space="preserve"> </w:t>
      </w:r>
    </w:p>
    <w:p w14:paraId="067D37DD" w14:textId="053AF698" w:rsidR="008503D1" w:rsidRPr="006F6B0A" w:rsidRDefault="008503D1" w:rsidP="000B5634">
      <w:pPr>
        <w:jc w:val="both"/>
        <w:rPr>
          <w:szCs w:val="24"/>
        </w:rPr>
      </w:pPr>
      <w:r w:rsidRPr="006F6B0A">
        <w:rPr>
          <w:szCs w:val="24"/>
        </w:rPr>
        <w:lastRenderedPageBreak/>
        <w:t xml:space="preserve">The Site Suitability subgroup </w:t>
      </w:r>
      <w:r w:rsidR="00BC3643">
        <w:rPr>
          <w:szCs w:val="24"/>
        </w:rPr>
        <w:t>has adopted an</w:t>
      </w:r>
      <w:r w:rsidRPr="006F6B0A">
        <w:rPr>
          <w:szCs w:val="24"/>
        </w:rPr>
        <w:t xml:space="preserve"> open and novel R&amp;D framework to achieve its mission and </w:t>
      </w:r>
      <w:r w:rsidR="00DF5D5C">
        <w:rPr>
          <w:szCs w:val="24"/>
        </w:rPr>
        <w:t xml:space="preserve">to </w:t>
      </w:r>
      <w:r w:rsidRPr="006F6B0A">
        <w:rPr>
          <w:szCs w:val="24"/>
        </w:rPr>
        <w:t xml:space="preserve">support the industry’s desire for alignment on best practice guidance to resolve the inherent differences between cup anemometers and onshore, single-profiling, ground-based, RSD TI measurements. The R&amp;D framework consists of </w:t>
      </w:r>
      <w:r w:rsidR="00BA185C">
        <w:rPr>
          <w:szCs w:val="24"/>
        </w:rPr>
        <w:t>three separate phases of work</w:t>
      </w:r>
      <w:r w:rsidR="009A5745">
        <w:rPr>
          <w:szCs w:val="24"/>
        </w:rPr>
        <w:t xml:space="preserve"> (</w:t>
      </w:r>
      <w:r w:rsidR="00BA185C">
        <w:rPr>
          <w:szCs w:val="24"/>
        </w:rPr>
        <w:t xml:space="preserve">referred to as the </w:t>
      </w:r>
      <w:r w:rsidRPr="006F6B0A">
        <w:rPr>
          <w:szCs w:val="24"/>
        </w:rPr>
        <w:t>three pillars</w:t>
      </w:r>
      <w:r w:rsidR="009A5745">
        <w:rPr>
          <w:szCs w:val="24"/>
        </w:rPr>
        <w:t>)</w:t>
      </w:r>
      <w:r w:rsidRPr="006F6B0A">
        <w:rPr>
          <w:szCs w:val="24"/>
        </w:rPr>
        <w:t>, each founded with the objective to provide data-driven answers to persistent RSD TI measurement questions.</w:t>
      </w:r>
      <w:ins w:id="3" w:author="Alexandra Arntsen" w:date="2021-02-06T16:53:00Z">
        <w:r w:rsidR="009A5745">
          <w:rPr>
            <w:szCs w:val="24"/>
          </w:rPr>
          <w:t xml:space="preserve"> </w:t>
        </w:r>
      </w:ins>
      <w:r w:rsidRPr="006F6B0A">
        <w:rPr>
          <w:szCs w:val="24"/>
        </w:rPr>
        <w:t xml:space="preserve"> </w:t>
      </w:r>
    </w:p>
    <w:p w14:paraId="6034650F" w14:textId="6775912C" w:rsidR="0034085F" w:rsidRDefault="004A1388" w:rsidP="00053883">
      <w:r w:rsidRPr="00BC3643">
        <w:t>In</w:t>
      </w:r>
      <w:r w:rsidR="009B0EFA" w:rsidRPr="00BC3643">
        <w:t xml:space="preserve"> this white paper</w:t>
      </w:r>
      <w:r w:rsidR="0034085F" w:rsidRPr="00BC3643">
        <w:t>,</w:t>
      </w:r>
      <w:r w:rsidR="00093151" w:rsidRPr="00BC3643">
        <w:t xml:space="preserve"> </w:t>
      </w:r>
      <w:r w:rsidR="00D830FD" w:rsidRPr="00BC3643">
        <w:t>results from</w:t>
      </w:r>
      <w:r w:rsidR="000B5634" w:rsidRPr="00BC3643">
        <w:t xml:space="preserve"> </w:t>
      </w:r>
      <w:r w:rsidR="00D83813" w:rsidRPr="00BC3643">
        <w:t>Pillar One of this framewor</w:t>
      </w:r>
      <w:r w:rsidR="00BC3643">
        <w:t>k</w:t>
      </w:r>
      <w:r w:rsidR="00F15779" w:rsidRPr="00BC3643">
        <w:t xml:space="preserve"> are presented.  Specifically, the results of </w:t>
      </w:r>
      <w:r w:rsidR="00BC3643">
        <w:t>the Subgroup’s</w:t>
      </w:r>
      <w:r w:rsidR="00F15779" w:rsidRPr="00BC3643">
        <w:t xml:space="preserve"> </w:t>
      </w:r>
      <w:r w:rsidR="009B0EFA" w:rsidRPr="00BC3643">
        <w:t>benchmark</w:t>
      </w:r>
      <w:r w:rsidR="00D830FD" w:rsidRPr="00BC3643">
        <w:t>ing activity</w:t>
      </w:r>
      <w:r w:rsidR="001C33D3" w:rsidRPr="00BC3643">
        <w:t xml:space="preserve"> </w:t>
      </w:r>
      <w:r w:rsidR="00DF5D5C">
        <w:t>quantifying</w:t>
      </w:r>
      <w:r w:rsidR="00DF5D5C" w:rsidRPr="00BC3643">
        <w:t xml:space="preserve"> </w:t>
      </w:r>
      <w:r w:rsidR="009B0EFA" w:rsidRPr="00BC3643">
        <w:t>the differences between turbulence intensity</w:t>
      </w:r>
      <w:r w:rsidR="001F0858" w:rsidRPr="00BC3643">
        <w:t xml:space="preserve"> (TI)</w:t>
      </w:r>
      <w:r w:rsidR="009B0EFA" w:rsidRPr="00BC3643">
        <w:t xml:space="preserve"> measurements from RSDs and </w:t>
      </w:r>
      <w:r w:rsidR="009D1BAF" w:rsidRPr="00BC3643">
        <w:t>cup anemometers (</w:t>
      </w:r>
      <w:r w:rsidR="0092693E" w:rsidRPr="00BC3643">
        <w:t xml:space="preserve">on </w:t>
      </w:r>
      <w:r w:rsidR="009B0EFA" w:rsidRPr="00BC3643">
        <w:t>meteorological masts</w:t>
      </w:r>
      <w:r w:rsidR="009D1BAF" w:rsidRPr="00BC3643">
        <w:t>)</w:t>
      </w:r>
      <w:r w:rsidR="009A5745">
        <w:t xml:space="preserve"> are reported in detail</w:t>
      </w:r>
      <w:r w:rsidR="000B5634" w:rsidRPr="00BC3643">
        <w:t>.</w:t>
      </w:r>
      <w:r w:rsidR="00F15779" w:rsidRPr="00BC3643">
        <w:t xml:space="preserve"> </w:t>
      </w:r>
      <w:r w:rsidR="009A5745">
        <w:t>In addition</w:t>
      </w:r>
      <w:r w:rsidR="00B42403" w:rsidRPr="00BC3643">
        <w:t xml:space="preserve">, the Subgroup’s ongoing work to </w:t>
      </w:r>
      <w:r w:rsidR="0034085F" w:rsidRPr="00BC3643">
        <w:t>extend the</w:t>
      </w:r>
      <w:r w:rsidR="0034085F">
        <w:t xml:space="preserve"> benchmarking activity to include the impact of disparate </w:t>
      </w:r>
      <w:r w:rsidR="00BD667D">
        <w:t xml:space="preserve">adjusted </w:t>
      </w:r>
      <w:r w:rsidR="0034085F">
        <w:t>TI input on a generic turbine fatigue load model output</w:t>
      </w:r>
      <w:r w:rsidR="00B42403">
        <w:t xml:space="preserve"> </w:t>
      </w:r>
      <w:r w:rsidR="009A5745">
        <w:t>is</w:t>
      </w:r>
      <w:r w:rsidR="00B42403">
        <w:t xml:space="preserve"> described</w:t>
      </w:r>
      <w:r w:rsidR="00BC3643">
        <w:t>.</w:t>
      </w:r>
      <w:r w:rsidR="00B42403">
        <w:t xml:space="preserve"> </w:t>
      </w:r>
      <w:r w:rsidR="0079233A">
        <w:t xml:space="preserve"> </w:t>
      </w:r>
      <w:r w:rsidR="00D141E0">
        <w:t xml:space="preserve">These </w:t>
      </w:r>
      <w:r w:rsidR="0079233A">
        <w:t>effort</w:t>
      </w:r>
      <w:r w:rsidR="00D141E0">
        <w:t>s</w:t>
      </w:r>
      <w:r w:rsidR="0079233A">
        <w:t xml:space="preserve"> ha</w:t>
      </w:r>
      <w:r w:rsidR="00D141E0">
        <w:t>ve</w:t>
      </w:r>
      <w:r w:rsidR="0079233A">
        <w:t xml:space="preserve"> </w:t>
      </w:r>
      <w:r w:rsidR="0092549B">
        <w:t>been made possible by</w:t>
      </w:r>
      <w:r w:rsidR="0079233A">
        <w:t xml:space="preserve"> the creation of an opensource TI adjustment tool, which </w:t>
      </w:r>
      <w:r w:rsidR="0092549B">
        <w:t xml:space="preserve">processes project data for in depth analysis and </w:t>
      </w:r>
      <w:r w:rsidR="00D141E0">
        <w:t xml:space="preserve">enables testing of </w:t>
      </w:r>
      <w:r w:rsidR="0079233A">
        <w:t xml:space="preserve">over </w:t>
      </w:r>
      <w:r w:rsidR="00D141E0">
        <w:t xml:space="preserve">a dozen </w:t>
      </w:r>
      <w:r w:rsidR="0079233A">
        <w:t xml:space="preserve">global and site-specific </w:t>
      </w:r>
      <w:r w:rsidR="0092549B">
        <w:t xml:space="preserve">turbulence intensity </w:t>
      </w:r>
      <w:r w:rsidR="0079233A">
        <w:t>adjustments</w:t>
      </w:r>
      <w:r w:rsidR="0092549B">
        <w:t>.</w:t>
      </w:r>
      <w:r w:rsidR="0079233A">
        <w:t xml:space="preserve"> </w:t>
      </w:r>
    </w:p>
    <w:p w14:paraId="2D48D3D7" w14:textId="76AE8147" w:rsidR="00A7546A" w:rsidRDefault="0034085F" w:rsidP="00BA185C">
      <w:r>
        <w:t>Finally,</w:t>
      </w:r>
      <w:r w:rsidR="007234B9">
        <w:t xml:space="preserve"> </w:t>
      </w:r>
      <w:r w:rsidR="009F2B7B">
        <w:t xml:space="preserve">this white paper </w:t>
      </w:r>
      <w:r w:rsidR="00ED3290">
        <w:t>proposes an evaluation framework to</w:t>
      </w:r>
      <w:r w:rsidR="00EF51D4">
        <w:t xml:space="preserve"> </w:t>
      </w:r>
      <w:r w:rsidR="00E30B73">
        <w:t>link the</w:t>
      </w:r>
      <w:r w:rsidR="00473FA1">
        <w:t xml:space="preserve"> </w:t>
      </w:r>
      <w:r w:rsidR="00E30B73">
        <w:t>TI benchmarking activities to turbine site suitability decision-making</w:t>
      </w:r>
      <w:r w:rsidR="00556B3B">
        <w:t xml:space="preserve"> (Figure 2)</w:t>
      </w:r>
      <w:r w:rsidR="00EF51D4">
        <w:t xml:space="preserve">. </w:t>
      </w:r>
      <w:r w:rsidR="00E30B73">
        <w:t xml:space="preserve"> </w:t>
      </w:r>
      <w:r w:rsidR="00473FA1">
        <w:t>The goal of the</w:t>
      </w:r>
      <w:r w:rsidR="00E4568B">
        <w:t xml:space="preserve"> evaluation </w:t>
      </w:r>
      <w:r w:rsidR="009B0EFA">
        <w:t>framework</w:t>
      </w:r>
      <w:r w:rsidR="00473FA1">
        <w:t xml:space="preserve"> is to </w:t>
      </w:r>
      <w:r w:rsidR="00863CB7">
        <w:t xml:space="preserve">introduce </w:t>
      </w:r>
      <w:r w:rsidR="0092549B">
        <w:t>a pathway</w:t>
      </w:r>
      <w:r w:rsidR="00863CB7">
        <w:t xml:space="preserve"> </w:t>
      </w:r>
      <w:r w:rsidR="009B0EFA">
        <w:t xml:space="preserve">by which the </w:t>
      </w:r>
      <w:r w:rsidR="00F26EDD">
        <w:t>appropriateness</w:t>
      </w:r>
      <w:r w:rsidR="00863CB7">
        <w:t>, or acceptance,</w:t>
      </w:r>
      <w:r w:rsidR="00F26EDD">
        <w:t xml:space="preserve"> </w:t>
      </w:r>
      <w:r w:rsidR="009B0EFA">
        <w:t xml:space="preserve">of RSD </w:t>
      </w:r>
      <w:r w:rsidR="00556B3B">
        <w:t xml:space="preserve">TI </w:t>
      </w:r>
      <w:r w:rsidR="00863CB7">
        <w:t xml:space="preserve">measurements </w:t>
      </w:r>
      <w:r w:rsidR="009B0EFA">
        <w:t>for turbine suitability</w:t>
      </w:r>
      <w:r w:rsidR="00556B3B">
        <w:t xml:space="preserve"> may be determined</w:t>
      </w:r>
      <w:r w:rsidR="00EF51D4">
        <w:t>.</w:t>
      </w:r>
      <w:r w:rsidR="001F0858">
        <w:t xml:space="preserve"> </w:t>
      </w:r>
      <w:r w:rsidR="00302A85">
        <w:t xml:space="preserve"> </w:t>
      </w:r>
      <w:r w:rsidR="0092549B">
        <w:rPr>
          <w:szCs w:val="24"/>
        </w:rPr>
        <w:t>This concept</w:t>
      </w:r>
      <w:r w:rsidR="00E4568B">
        <w:rPr>
          <w:szCs w:val="24"/>
        </w:rPr>
        <w:t xml:space="preserve"> encourages </w:t>
      </w:r>
      <w:r>
        <w:rPr>
          <w:szCs w:val="24"/>
        </w:rPr>
        <w:t xml:space="preserve">wind developers and turbine OEMs </w:t>
      </w:r>
      <w:r w:rsidR="00E4568B">
        <w:rPr>
          <w:szCs w:val="24"/>
        </w:rPr>
        <w:t xml:space="preserve">to understand the sensitivity of the </w:t>
      </w:r>
      <w:r w:rsidR="00E4568B" w:rsidRPr="004E6520">
        <w:rPr>
          <w:szCs w:val="24"/>
        </w:rPr>
        <w:t>turbine fatigue load model output</w:t>
      </w:r>
      <w:r w:rsidR="00E4568B">
        <w:rPr>
          <w:szCs w:val="24"/>
        </w:rPr>
        <w:t xml:space="preserve"> to the input TI measurements,</w:t>
      </w:r>
      <w:r w:rsidR="00E4568B" w:rsidRPr="005010DE">
        <w:rPr>
          <w:szCs w:val="24"/>
        </w:rPr>
        <w:t xml:space="preserve"> </w:t>
      </w:r>
      <w:r w:rsidR="00E4568B">
        <w:rPr>
          <w:szCs w:val="24"/>
        </w:rPr>
        <w:t>and therefore</w:t>
      </w:r>
      <w:r w:rsidR="00E4568B" w:rsidRPr="00FB3695">
        <w:rPr>
          <w:szCs w:val="24"/>
        </w:rPr>
        <w:t> </w:t>
      </w:r>
      <w:r w:rsidR="00E4568B">
        <w:rPr>
          <w:szCs w:val="24"/>
        </w:rPr>
        <w:t>contribute</w:t>
      </w:r>
      <w:r w:rsidR="005E47B8">
        <w:rPr>
          <w:szCs w:val="24"/>
        </w:rPr>
        <w:t>s</w:t>
      </w:r>
      <w:r w:rsidR="00E4568B">
        <w:rPr>
          <w:szCs w:val="24"/>
        </w:rPr>
        <w:t xml:space="preserve"> </w:t>
      </w:r>
      <w:r>
        <w:rPr>
          <w:szCs w:val="24"/>
        </w:rPr>
        <w:t xml:space="preserve">to </w:t>
      </w:r>
      <w:r w:rsidR="00E4568B">
        <w:rPr>
          <w:szCs w:val="24"/>
        </w:rPr>
        <w:t xml:space="preserve">increased </w:t>
      </w:r>
      <w:r w:rsidR="00E4568B" w:rsidRPr="00FB3695">
        <w:rPr>
          <w:szCs w:val="24"/>
        </w:rPr>
        <w:t>understanding of risks when accepting RSD TI measurements for site suitability assessment</w:t>
      </w:r>
      <w:r w:rsidR="00B46639">
        <w:rPr>
          <w:szCs w:val="24"/>
        </w:rPr>
        <w:t>.</w:t>
      </w:r>
      <w:r>
        <w:rPr>
          <w:szCs w:val="24"/>
        </w:rPr>
        <w:t xml:space="preserve"> </w:t>
      </w:r>
      <w:r w:rsidR="00B46639">
        <w:rPr>
          <w:szCs w:val="24"/>
        </w:rPr>
        <w:t>U</w:t>
      </w:r>
      <w:r>
        <w:rPr>
          <w:szCs w:val="24"/>
        </w:rPr>
        <w:t>ltimately</w:t>
      </w:r>
      <w:r w:rsidR="00B46639">
        <w:rPr>
          <w:szCs w:val="24"/>
        </w:rPr>
        <w:t xml:space="preserve">, if these goals are achieved, the work of this subgroup allows for </w:t>
      </w:r>
      <w:r w:rsidR="00DF5D5C" w:rsidRPr="00FB3695">
        <w:rPr>
          <w:szCs w:val="24"/>
        </w:rPr>
        <w:t>better</w:t>
      </w:r>
      <w:r w:rsidR="00DF5D5C">
        <w:rPr>
          <w:szCs w:val="24"/>
        </w:rPr>
        <w:t>-informed</w:t>
      </w:r>
      <w:r w:rsidRPr="00FB3695">
        <w:rPr>
          <w:szCs w:val="24"/>
        </w:rPr>
        <w:t> decisions</w:t>
      </w:r>
      <w:r w:rsidR="00F014CE">
        <w:rPr>
          <w:szCs w:val="24"/>
        </w:rPr>
        <w:t xml:space="preserve"> on acceptance</w:t>
      </w:r>
      <w:r w:rsidR="00EF51D4">
        <w:rPr>
          <w:szCs w:val="24"/>
        </w:rPr>
        <w:t>.</w:t>
      </w:r>
      <w:r w:rsidR="003D7DEF">
        <w:t xml:space="preserve"> </w:t>
      </w:r>
    </w:p>
    <w:p w14:paraId="43470EBC" w14:textId="77777777" w:rsidR="00A7546A" w:rsidRDefault="00A7546A" w:rsidP="00E4568B">
      <w:pPr>
        <w:jc w:val="both"/>
      </w:pPr>
    </w:p>
    <w:p w14:paraId="1DEA4EBB" w14:textId="0F4D41A0" w:rsidR="00F03B11" w:rsidRPr="005010DE" w:rsidRDefault="00F03B11" w:rsidP="00A7546A">
      <w:pPr>
        <w:jc w:val="both"/>
        <w:rPr>
          <w:szCs w:val="24"/>
        </w:rPr>
      </w:pPr>
      <w:r w:rsidRPr="005010DE">
        <w:br w:type="page"/>
      </w:r>
    </w:p>
    <w:p w14:paraId="0000000B" w14:textId="602C489B" w:rsidR="009E2D3C" w:rsidRPr="004E20E9" w:rsidRDefault="00B855CF" w:rsidP="004E20E9">
      <w:pPr>
        <w:keepNext/>
        <w:keepLines/>
        <w:pBdr>
          <w:top w:val="nil"/>
          <w:left w:val="nil"/>
          <w:bottom w:val="nil"/>
          <w:right w:val="nil"/>
          <w:between w:val="nil"/>
        </w:pBdr>
        <w:spacing w:before="240" w:after="0" w:line="259" w:lineRule="auto"/>
        <w:jc w:val="center"/>
        <w:rPr>
          <w:rFonts w:asciiTheme="majorHAnsi" w:hAnsiTheme="majorHAnsi"/>
          <w:sz w:val="32"/>
          <w:szCs w:val="32"/>
        </w:rPr>
      </w:pPr>
      <w:r w:rsidRPr="004E20E9">
        <w:rPr>
          <w:rFonts w:asciiTheme="majorHAnsi" w:hAnsiTheme="majorHAnsi"/>
          <w:sz w:val="32"/>
          <w:szCs w:val="32"/>
        </w:rPr>
        <w:lastRenderedPageBreak/>
        <w:t>Contents</w:t>
      </w:r>
    </w:p>
    <w:sdt>
      <w:sdtPr>
        <w:id w:val="1442569555"/>
        <w:docPartObj>
          <w:docPartGallery w:val="Table of Contents"/>
          <w:docPartUnique/>
        </w:docPartObj>
      </w:sdtPr>
      <w:sdtContent>
        <w:p w14:paraId="45B45000" w14:textId="7DA831BD" w:rsidR="002A7F2C" w:rsidRDefault="00B855CF">
          <w:pPr>
            <w:pStyle w:val="TOC1"/>
            <w:rPr>
              <w:rFonts w:asciiTheme="minorHAnsi" w:eastAsiaTheme="minorEastAsia" w:hAnsiTheme="minorHAnsi" w:cstheme="minorBidi"/>
              <w:noProof/>
              <w:sz w:val="22"/>
              <w:lang w:val="en-GB" w:eastAsia="en-GB"/>
            </w:rPr>
          </w:pPr>
          <w:r w:rsidRPr="004E6520">
            <w:fldChar w:fldCharType="begin"/>
          </w:r>
          <w:r w:rsidRPr="00ED15DE">
            <w:instrText xml:space="preserve"> TOC \h \u \z </w:instrText>
          </w:r>
          <w:r w:rsidRPr="004E6520">
            <w:fldChar w:fldCharType="separate"/>
          </w:r>
          <w:hyperlink w:anchor="_Toc59575309" w:history="1">
            <w:r w:rsidR="002A7F2C" w:rsidRPr="00CF646C">
              <w:rPr>
                <w:rStyle w:val="Hyperlink"/>
                <w:noProof/>
              </w:rPr>
              <w:t>1</w:t>
            </w:r>
            <w:r w:rsidR="002A7F2C">
              <w:rPr>
                <w:rFonts w:asciiTheme="minorHAnsi" w:eastAsiaTheme="minorEastAsia" w:hAnsiTheme="minorHAnsi" w:cstheme="minorBidi"/>
                <w:noProof/>
                <w:sz w:val="22"/>
                <w:lang w:val="en-GB" w:eastAsia="en-GB"/>
              </w:rPr>
              <w:tab/>
            </w:r>
            <w:r w:rsidR="002A7F2C" w:rsidRPr="00CF646C">
              <w:rPr>
                <w:rStyle w:val="Hyperlink"/>
                <w:noProof/>
              </w:rPr>
              <w:t>Who is CFARS?</w:t>
            </w:r>
            <w:r w:rsidR="002A7F2C">
              <w:rPr>
                <w:noProof/>
                <w:webHidden/>
              </w:rPr>
              <w:tab/>
            </w:r>
            <w:r w:rsidR="002A7F2C">
              <w:rPr>
                <w:noProof/>
                <w:webHidden/>
              </w:rPr>
              <w:fldChar w:fldCharType="begin"/>
            </w:r>
            <w:r w:rsidR="002A7F2C">
              <w:rPr>
                <w:noProof/>
                <w:webHidden/>
              </w:rPr>
              <w:instrText xml:space="preserve"> PAGEREF _Toc59575309 \h </w:instrText>
            </w:r>
            <w:r w:rsidR="002A7F2C">
              <w:rPr>
                <w:noProof/>
                <w:webHidden/>
              </w:rPr>
            </w:r>
            <w:r w:rsidR="002A7F2C">
              <w:rPr>
                <w:noProof/>
                <w:webHidden/>
              </w:rPr>
              <w:fldChar w:fldCharType="separate"/>
            </w:r>
            <w:r w:rsidR="002A7F2C">
              <w:rPr>
                <w:noProof/>
                <w:webHidden/>
              </w:rPr>
              <w:t>5</w:t>
            </w:r>
            <w:r w:rsidR="002A7F2C">
              <w:rPr>
                <w:noProof/>
                <w:webHidden/>
              </w:rPr>
              <w:fldChar w:fldCharType="end"/>
            </w:r>
          </w:hyperlink>
        </w:p>
        <w:p w14:paraId="316DF59B" w14:textId="5A269F24" w:rsidR="002A7F2C" w:rsidRDefault="0053223B">
          <w:pPr>
            <w:pStyle w:val="TOC1"/>
            <w:rPr>
              <w:rFonts w:asciiTheme="minorHAnsi" w:eastAsiaTheme="minorEastAsia" w:hAnsiTheme="minorHAnsi" w:cstheme="minorBidi"/>
              <w:noProof/>
              <w:sz w:val="22"/>
              <w:lang w:val="en-GB" w:eastAsia="en-GB"/>
            </w:rPr>
          </w:pPr>
          <w:hyperlink w:anchor="_Toc59575310" w:history="1">
            <w:r w:rsidR="002A7F2C" w:rsidRPr="00CF646C">
              <w:rPr>
                <w:rStyle w:val="Hyperlink"/>
                <w:noProof/>
              </w:rPr>
              <w:t>2</w:t>
            </w:r>
            <w:r w:rsidR="002A7F2C">
              <w:rPr>
                <w:rFonts w:asciiTheme="minorHAnsi" w:eastAsiaTheme="minorEastAsia" w:hAnsiTheme="minorHAnsi" w:cstheme="minorBidi"/>
                <w:noProof/>
                <w:sz w:val="22"/>
                <w:lang w:val="en-GB" w:eastAsia="en-GB"/>
              </w:rPr>
              <w:tab/>
            </w:r>
            <w:r w:rsidR="002A7F2C" w:rsidRPr="00CF646C">
              <w:rPr>
                <w:rStyle w:val="Hyperlink"/>
                <w:noProof/>
              </w:rPr>
              <w:t>RSDs &amp; Site Suitability – Mission, Motivation, Challenge</w:t>
            </w:r>
            <w:r w:rsidR="002A7F2C" w:rsidRPr="00CF646C">
              <w:rPr>
                <w:rStyle w:val="Hyperlink"/>
                <w:noProof/>
              </w:rPr>
              <w:t>,</w:t>
            </w:r>
            <w:r w:rsidR="002A7F2C" w:rsidRPr="00CF646C">
              <w:rPr>
                <w:rStyle w:val="Hyperlink"/>
                <w:noProof/>
              </w:rPr>
              <w:t xml:space="preserve"> &amp; Scope</w:t>
            </w:r>
            <w:r w:rsidR="002A7F2C">
              <w:rPr>
                <w:noProof/>
                <w:webHidden/>
              </w:rPr>
              <w:tab/>
            </w:r>
            <w:r w:rsidR="002A7F2C">
              <w:rPr>
                <w:noProof/>
                <w:webHidden/>
              </w:rPr>
              <w:fldChar w:fldCharType="begin"/>
            </w:r>
            <w:r w:rsidR="002A7F2C">
              <w:rPr>
                <w:noProof/>
                <w:webHidden/>
              </w:rPr>
              <w:instrText xml:space="preserve"> PAGEREF _Toc59575310 \h </w:instrText>
            </w:r>
            <w:r w:rsidR="002A7F2C">
              <w:rPr>
                <w:noProof/>
                <w:webHidden/>
              </w:rPr>
            </w:r>
            <w:r w:rsidR="002A7F2C">
              <w:rPr>
                <w:noProof/>
                <w:webHidden/>
              </w:rPr>
              <w:fldChar w:fldCharType="separate"/>
            </w:r>
            <w:r w:rsidR="002A7F2C">
              <w:rPr>
                <w:noProof/>
                <w:webHidden/>
              </w:rPr>
              <w:t>6</w:t>
            </w:r>
            <w:r w:rsidR="002A7F2C">
              <w:rPr>
                <w:noProof/>
                <w:webHidden/>
              </w:rPr>
              <w:fldChar w:fldCharType="end"/>
            </w:r>
          </w:hyperlink>
        </w:p>
        <w:p w14:paraId="6273FA79" w14:textId="40E0180B" w:rsidR="002A7F2C" w:rsidRDefault="0053223B">
          <w:pPr>
            <w:pStyle w:val="TOC1"/>
            <w:rPr>
              <w:rFonts w:asciiTheme="minorHAnsi" w:eastAsiaTheme="minorEastAsia" w:hAnsiTheme="minorHAnsi" w:cstheme="minorBidi"/>
              <w:noProof/>
              <w:sz w:val="22"/>
              <w:lang w:val="en-GB" w:eastAsia="en-GB"/>
            </w:rPr>
          </w:pPr>
          <w:hyperlink w:anchor="_Toc59575311" w:history="1">
            <w:r w:rsidR="002A7F2C" w:rsidRPr="00CF646C">
              <w:rPr>
                <w:rStyle w:val="Hyperlink"/>
                <w:noProof/>
              </w:rPr>
              <w:t>3</w:t>
            </w:r>
            <w:r w:rsidR="002A7F2C">
              <w:rPr>
                <w:rFonts w:asciiTheme="minorHAnsi" w:eastAsiaTheme="minorEastAsia" w:hAnsiTheme="minorHAnsi" w:cstheme="minorBidi"/>
                <w:noProof/>
                <w:sz w:val="22"/>
                <w:lang w:val="en-GB" w:eastAsia="en-GB"/>
              </w:rPr>
              <w:tab/>
            </w:r>
            <w:r w:rsidR="002A7F2C" w:rsidRPr="00CF646C">
              <w:rPr>
                <w:rStyle w:val="Hyperlink"/>
                <w:noProof/>
              </w:rPr>
              <w:t>R&amp;D Framework</w:t>
            </w:r>
            <w:r w:rsidR="002A7F2C">
              <w:rPr>
                <w:noProof/>
                <w:webHidden/>
              </w:rPr>
              <w:tab/>
            </w:r>
            <w:r w:rsidR="002A7F2C">
              <w:rPr>
                <w:noProof/>
                <w:webHidden/>
              </w:rPr>
              <w:fldChar w:fldCharType="begin"/>
            </w:r>
            <w:r w:rsidR="002A7F2C">
              <w:rPr>
                <w:noProof/>
                <w:webHidden/>
              </w:rPr>
              <w:instrText xml:space="preserve"> PAGEREF _Toc59575311 \h </w:instrText>
            </w:r>
            <w:r w:rsidR="002A7F2C">
              <w:rPr>
                <w:noProof/>
                <w:webHidden/>
              </w:rPr>
            </w:r>
            <w:r w:rsidR="002A7F2C">
              <w:rPr>
                <w:noProof/>
                <w:webHidden/>
              </w:rPr>
              <w:fldChar w:fldCharType="separate"/>
            </w:r>
            <w:r w:rsidR="002A7F2C">
              <w:rPr>
                <w:noProof/>
                <w:webHidden/>
              </w:rPr>
              <w:t>8</w:t>
            </w:r>
            <w:r w:rsidR="002A7F2C">
              <w:rPr>
                <w:noProof/>
                <w:webHidden/>
              </w:rPr>
              <w:fldChar w:fldCharType="end"/>
            </w:r>
          </w:hyperlink>
        </w:p>
        <w:p w14:paraId="165CD285" w14:textId="5613F24C" w:rsidR="002A7F2C" w:rsidRDefault="0053223B">
          <w:pPr>
            <w:pStyle w:val="TOC1"/>
            <w:rPr>
              <w:rFonts w:asciiTheme="minorHAnsi" w:eastAsiaTheme="minorEastAsia" w:hAnsiTheme="minorHAnsi" w:cstheme="minorBidi"/>
              <w:noProof/>
              <w:sz w:val="22"/>
              <w:lang w:val="en-GB" w:eastAsia="en-GB"/>
            </w:rPr>
          </w:pPr>
          <w:hyperlink w:anchor="_Toc59575312" w:history="1">
            <w:r w:rsidR="002A7F2C" w:rsidRPr="00CF646C">
              <w:rPr>
                <w:rStyle w:val="Hyperlink"/>
                <w:noProof/>
              </w:rPr>
              <w:t>4</w:t>
            </w:r>
            <w:r w:rsidR="002A7F2C">
              <w:rPr>
                <w:rFonts w:asciiTheme="minorHAnsi" w:eastAsiaTheme="minorEastAsia" w:hAnsiTheme="minorHAnsi" w:cstheme="minorBidi"/>
                <w:noProof/>
                <w:sz w:val="22"/>
                <w:lang w:val="en-GB" w:eastAsia="en-GB"/>
              </w:rPr>
              <w:tab/>
            </w:r>
            <w:r w:rsidR="002A7F2C" w:rsidRPr="00CF646C">
              <w:rPr>
                <w:rStyle w:val="Hyperlink"/>
                <w:noProof/>
              </w:rPr>
              <w:t>Pillar 1: Benchmarking TI Measurement Differences</w:t>
            </w:r>
            <w:r w:rsidR="002A7F2C">
              <w:rPr>
                <w:noProof/>
                <w:webHidden/>
              </w:rPr>
              <w:tab/>
            </w:r>
            <w:r w:rsidR="002A7F2C">
              <w:rPr>
                <w:noProof/>
                <w:webHidden/>
              </w:rPr>
              <w:fldChar w:fldCharType="begin"/>
            </w:r>
            <w:r w:rsidR="002A7F2C">
              <w:rPr>
                <w:noProof/>
                <w:webHidden/>
              </w:rPr>
              <w:instrText xml:space="preserve"> PAGEREF _Toc59575312 \h </w:instrText>
            </w:r>
            <w:r w:rsidR="002A7F2C">
              <w:rPr>
                <w:noProof/>
                <w:webHidden/>
              </w:rPr>
            </w:r>
            <w:r w:rsidR="002A7F2C">
              <w:rPr>
                <w:noProof/>
                <w:webHidden/>
              </w:rPr>
              <w:fldChar w:fldCharType="separate"/>
            </w:r>
            <w:r w:rsidR="002A7F2C">
              <w:rPr>
                <w:noProof/>
                <w:webHidden/>
              </w:rPr>
              <w:t>11</w:t>
            </w:r>
            <w:r w:rsidR="002A7F2C">
              <w:rPr>
                <w:noProof/>
                <w:webHidden/>
              </w:rPr>
              <w:fldChar w:fldCharType="end"/>
            </w:r>
          </w:hyperlink>
        </w:p>
        <w:p w14:paraId="0204F4A3" w14:textId="6285C158" w:rsidR="002A7F2C" w:rsidRDefault="0053223B">
          <w:pPr>
            <w:pStyle w:val="TOC2"/>
            <w:tabs>
              <w:tab w:val="left" w:pos="880"/>
              <w:tab w:val="right" w:pos="9350"/>
            </w:tabs>
            <w:rPr>
              <w:rFonts w:asciiTheme="minorHAnsi" w:eastAsiaTheme="minorEastAsia" w:hAnsiTheme="minorHAnsi" w:cstheme="minorBidi"/>
              <w:noProof/>
              <w:sz w:val="22"/>
              <w:lang w:val="en-GB" w:eastAsia="en-GB"/>
            </w:rPr>
          </w:pPr>
          <w:hyperlink w:anchor="_Toc59575313" w:history="1">
            <w:r w:rsidR="002A7F2C" w:rsidRPr="00CF646C">
              <w:rPr>
                <w:rStyle w:val="Hyperlink"/>
                <w:noProof/>
              </w:rPr>
              <w:t>4.1</w:t>
            </w:r>
            <w:r w:rsidR="002A7F2C">
              <w:rPr>
                <w:rFonts w:asciiTheme="minorHAnsi" w:eastAsiaTheme="minorEastAsia" w:hAnsiTheme="minorHAnsi" w:cstheme="minorBidi"/>
                <w:noProof/>
                <w:sz w:val="22"/>
                <w:lang w:val="en-GB" w:eastAsia="en-GB"/>
              </w:rPr>
              <w:tab/>
            </w:r>
            <w:r w:rsidR="002A7F2C" w:rsidRPr="00CF646C">
              <w:rPr>
                <w:rStyle w:val="Hyperlink"/>
                <w:noProof/>
              </w:rPr>
              <w:t>Impact of Differences in Turbulence Intensity Measurement</w:t>
            </w:r>
            <w:r w:rsidR="002A7F2C">
              <w:rPr>
                <w:noProof/>
                <w:webHidden/>
              </w:rPr>
              <w:tab/>
            </w:r>
            <w:r w:rsidR="002A7F2C">
              <w:rPr>
                <w:noProof/>
                <w:webHidden/>
              </w:rPr>
              <w:fldChar w:fldCharType="begin"/>
            </w:r>
            <w:r w:rsidR="002A7F2C">
              <w:rPr>
                <w:noProof/>
                <w:webHidden/>
              </w:rPr>
              <w:instrText xml:space="preserve"> PAGEREF _Toc59575313 \h </w:instrText>
            </w:r>
            <w:r w:rsidR="002A7F2C">
              <w:rPr>
                <w:noProof/>
                <w:webHidden/>
              </w:rPr>
            </w:r>
            <w:r w:rsidR="002A7F2C">
              <w:rPr>
                <w:noProof/>
                <w:webHidden/>
              </w:rPr>
              <w:fldChar w:fldCharType="separate"/>
            </w:r>
            <w:r w:rsidR="002A7F2C">
              <w:rPr>
                <w:noProof/>
                <w:webHidden/>
              </w:rPr>
              <w:t>11</w:t>
            </w:r>
            <w:r w:rsidR="002A7F2C">
              <w:rPr>
                <w:noProof/>
                <w:webHidden/>
              </w:rPr>
              <w:fldChar w:fldCharType="end"/>
            </w:r>
          </w:hyperlink>
        </w:p>
        <w:p w14:paraId="1329CD29" w14:textId="5B6F0F9E" w:rsidR="002A7F2C" w:rsidRDefault="0053223B">
          <w:pPr>
            <w:pStyle w:val="TOC2"/>
            <w:tabs>
              <w:tab w:val="left" w:pos="880"/>
              <w:tab w:val="right" w:pos="9350"/>
            </w:tabs>
            <w:rPr>
              <w:rFonts w:asciiTheme="minorHAnsi" w:eastAsiaTheme="minorEastAsia" w:hAnsiTheme="minorHAnsi" w:cstheme="minorBidi"/>
              <w:noProof/>
              <w:sz w:val="22"/>
              <w:lang w:val="en-GB" w:eastAsia="en-GB"/>
            </w:rPr>
          </w:pPr>
          <w:hyperlink w:anchor="_Toc59575314" w:history="1">
            <w:r w:rsidR="002A7F2C" w:rsidRPr="00CF646C">
              <w:rPr>
                <w:rStyle w:val="Hyperlink"/>
                <w:noProof/>
              </w:rPr>
              <w:t>4.2</w:t>
            </w:r>
            <w:r w:rsidR="002A7F2C">
              <w:rPr>
                <w:rFonts w:asciiTheme="minorHAnsi" w:eastAsiaTheme="minorEastAsia" w:hAnsiTheme="minorHAnsi" w:cstheme="minorBidi"/>
                <w:noProof/>
                <w:sz w:val="22"/>
                <w:lang w:val="en-GB" w:eastAsia="en-GB"/>
              </w:rPr>
              <w:tab/>
            </w:r>
            <w:r w:rsidR="002A7F2C" w:rsidRPr="00CF646C">
              <w:rPr>
                <w:rStyle w:val="Hyperlink"/>
                <w:noProof/>
              </w:rPr>
              <w:t>Data &amp; Analysis Approach</w:t>
            </w:r>
            <w:r w:rsidR="002A7F2C">
              <w:rPr>
                <w:noProof/>
                <w:webHidden/>
              </w:rPr>
              <w:tab/>
            </w:r>
            <w:r w:rsidR="002A7F2C">
              <w:rPr>
                <w:noProof/>
                <w:webHidden/>
              </w:rPr>
              <w:fldChar w:fldCharType="begin"/>
            </w:r>
            <w:r w:rsidR="002A7F2C">
              <w:rPr>
                <w:noProof/>
                <w:webHidden/>
              </w:rPr>
              <w:instrText xml:space="preserve"> PAGEREF _Toc59575314 \h </w:instrText>
            </w:r>
            <w:r w:rsidR="002A7F2C">
              <w:rPr>
                <w:noProof/>
                <w:webHidden/>
              </w:rPr>
            </w:r>
            <w:r w:rsidR="002A7F2C">
              <w:rPr>
                <w:noProof/>
                <w:webHidden/>
              </w:rPr>
              <w:fldChar w:fldCharType="separate"/>
            </w:r>
            <w:r w:rsidR="002A7F2C">
              <w:rPr>
                <w:noProof/>
                <w:webHidden/>
              </w:rPr>
              <w:t>11</w:t>
            </w:r>
            <w:r w:rsidR="002A7F2C">
              <w:rPr>
                <w:noProof/>
                <w:webHidden/>
              </w:rPr>
              <w:fldChar w:fldCharType="end"/>
            </w:r>
          </w:hyperlink>
        </w:p>
        <w:p w14:paraId="45B05D5C" w14:textId="742F460D" w:rsidR="002A7F2C" w:rsidRDefault="0053223B">
          <w:pPr>
            <w:pStyle w:val="TOC2"/>
            <w:tabs>
              <w:tab w:val="left" w:pos="880"/>
              <w:tab w:val="right" w:pos="9350"/>
            </w:tabs>
            <w:rPr>
              <w:rFonts w:asciiTheme="minorHAnsi" w:eastAsiaTheme="minorEastAsia" w:hAnsiTheme="minorHAnsi" w:cstheme="minorBidi"/>
              <w:noProof/>
              <w:sz w:val="22"/>
              <w:lang w:val="en-GB" w:eastAsia="en-GB"/>
            </w:rPr>
          </w:pPr>
          <w:hyperlink w:anchor="_Toc59575315" w:history="1">
            <w:r w:rsidR="002A7F2C" w:rsidRPr="00CF646C">
              <w:rPr>
                <w:rStyle w:val="Hyperlink"/>
                <w:noProof/>
              </w:rPr>
              <w:t>4.3</w:t>
            </w:r>
            <w:r w:rsidR="002A7F2C">
              <w:rPr>
                <w:rFonts w:asciiTheme="minorHAnsi" w:eastAsiaTheme="minorEastAsia" w:hAnsiTheme="minorHAnsi" w:cstheme="minorBidi"/>
                <w:noProof/>
                <w:sz w:val="22"/>
                <w:lang w:val="en-GB" w:eastAsia="en-GB"/>
              </w:rPr>
              <w:tab/>
            </w:r>
            <w:r w:rsidR="002A7F2C" w:rsidRPr="00CF646C">
              <w:rPr>
                <w:rStyle w:val="Hyperlink"/>
                <w:noProof/>
              </w:rPr>
              <w:t>Methods &amp; Metrics</w:t>
            </w:r>
            <w:r w:rsidR="002A7F2C">
              <w:rPr>
                <w:noProof/>
                <w:webHidden/>
              </w:rPr>
              <w:tab/>
            </w:r>
            <w:r w:rsidR="002A7F2C">
              <w:rPr>
                <w:noProof/>
                <w:webHidden/>
              </w:rPr>
              <w:fldChar w:fldCharType="begin"/>
            </w:r>
            <w:r w:rsidR="002A7F2C">
              <w:rPr>
                <w:noProof/>
                <w:webHidden/>
              </w:rPr>
              <w:instrText xml:space="preserve"> PAGEREF _Toc59575315 \h </w:instrText>
            </w:r>
            <w:r w:rsidR="002A7F2C">
              <w:rPr>
                <w:noProof/>
                <w:webHidden/>
              </w:rPr>
            </w:r>
            <w:r w:rsidR="002A7F2C">
              <w:rPr>
                <w:noProof/>
                <w:webHidden/>
              </w:rPr>
              <w:fldChar w:fldCharType="separate"/>
            </w:r>
            <w:r w:rsidR="002A7F2C">
              <w:rPr>
                <w:noProof/>
                <w:webHidden/>
              </w:rPr>
              <w:t>12</w:t>
            </w:r>
            <w:r w:rsidR="002A7F2C">
              <w:rPr>
                <w:noProof/>
                <w:webHidden/>
              </w:rPr>
              <w:fldChar w:fldCharType="end"/>
            </w:r>
          </w:hyperlink>
        </w:p>
        <w:p w14:paraId="19FA7D7F" w14:textId="387C29D2" w:rsidR="002A7F2C" w:rsidRDefault="0053223B">
          <w:pPr>
            <w:pStyle w:val="TOC3"/>
            <w:rPr>
              <w:rFonts w:asciiTheme="minorHAnsi" w:eastAsiaTheme="minorEastAsia" w:hAnsiTheme="minorHAnsi" w:cstheme="minorBidi"/>
              <w:noProof/>
              <w:sz w:val="22"/>
              <w:lang w:val="en-GB" w:eastAsia="en-GB"/>
            </w:rPr>
          </w:pPr>
          <w:hyperlink w:anchor="_Toc59575316" w:history="1">
            <w:r w:rsidR="002A7F2C" w:rsidRPr="00CF646C">
              <w:rPr>
                <w:rStyle w:val="Hyperlink"/>
                <w:noProof/>
              </w:rPr>
              <w:t>4.3.1</w:t>
            </w:r>
            <w:r w:rsidR="002A7F2C">
              <w:rPr>
                <w:rFonts w:asciiTheme="minorHAnsi" w:eastAsiaTheme="minorEastAsia" w:hAnsiTheme="minorHAnsi" w:cstheme="minorBidi"/>
                <w:noProof/>
                <w:sz w:val="22"/>
                <w:lang w:val="en-GB" w:eastAsia="en-GB"/>
              </w:rPr>
              <w:tab/>
            </w:r>
            <w:r w:rsidR="002A7F2C" w:rsidRPr="00CF646C">
              <w:rPr>
                <w:rStyle w:val="Hyperlink"/>
                <w:noProof/>
              </w:rPr>
              <w:t>Mean Bias Error (Accuracy) and Root Mean Square Error (Precision)</w:t>
            </w:r>
            <w:r w:rsidR="002A7F2C">
              <w:rPr>
                <w:noProof/>
                <w:webHidden/>
              </w:rPr>
              <w:tab/>
            </w:r>
            <w:r w:rsidR="002A7F2C">
              <w:rPr>
                <w:noProof/>
                <w:webHidden/>
              </w:rPr>
              <w:fldChar w:fldCharType="begin"/>
            </w:r>
            <w:r w:rsidR="002A7F2C">
              <w:rPr>
                <w:noProof/>
                <w:webHidden/>
              </w:rPr>
              <w:instrText xml:space="preserve"> PAGEREF _Toc59575316 \h </w:instrText>
            </w:r>
            <w:r w:rsidR="002A7F2C">
              <w:rPr>
                <w:noProof/>
                <w:webHidden/>
              </w:rPr>
            </w:r>
            <w:r w:rsidR="002A7F2C">
              <w:rPr>
                <w:noProof/>
                <w:webHidden/>
              </w:rPr>
              <w:fldChar w:fldCharType="separate"/>
            </w:r>
            <w:r w:rsidR="002A7F2C">
              <w:rPr>
                <w:noProof/>
                <w:webHidden/>
              </w:rPr>
              <w:t>14</w:t>
            </w:r>
            <w:r w:rsidR="002A7F2C">
              <w:rPr>
                <w:noProof/>
                <w:webHidden/>
              </w:rPr>
              <w:fldChar w:fldCharType="end"/>
            </w:r>
          </w:hyperlink>
        </w:p>
        <w:p w14:paraId="39AD3A44" w14:textId="3C84DE27" w:rsidR="002A7F2C" w:rsidRDefault="0053223B">
          <w:pPr>
            <w:pStyle w:val="TOC3"/>
            <w:rPr>
              <w:rFonts w:asciiTheme="minorHAnsi" w:eastAsiaTheme="minorEastAsia" w:hAnsiTheme="minorHAnsi" w:cstheme="minorBidi"/>
              <w:noProof/>
              <w:sz w:val="22"/>
              <w:lang w:val="en-GB" w:eastAsia="en-GB"/>
            </w:rPr>
          </w:pPr>
          <w:hyperlink w:anchor="_Toc59575317" w:history="1">
            <w:r w:rsidR="002A7F2C" w:rsidRPr="00CF646C">
              <w:rPr>
                <w:rStyle w:val="Hyperlink"/>
                <w:noProof/>
              </w:rPr>
              <w:t>4.3.2</w:t>
            </w:r>
            <w:r w:rsidR="002A7F2C">
              <w:rPr>
                <w:rFonts w:asciiTheme="minorHAnsi" w:eastAsiaTheme="minorEastAsia" w:hAnsiTheme="minorHAnsi" w:cstheme="minorBidi"/>
                <w:noProof/>
                <w:sz w:val="22"/>
                <w:lang w:val="en-GB" w:eastAsia="en-GB"/>
              </w:rPr>
              <w:tab/>
            </w:r>
            <w:r w:rsidR="002A7F2C" w:rsidRPr="00CF646C">
              <w:rPr>
                <w:rStyle w:val="Hyperlink"/>
                <w:noProof/>
              </w:rPr>
              <w:t>Representative TI</w:t>
            </w:r>
            <w:r w:rsidR="002A7F2C">
              <w:rPr>
                <w:noProof/>
                <w:webHidden/>
              </w:rPr>
              <w:tab/>
            </w:r>
            <w:r w:rsidR="002A7F2C">
              <w:rPr>
                <w:noProof/>
                <w:webHidden/>
              </w:rPr>
              <w:fldChar w:fldCharType="begin"/>
            </w:r>
            <w:r w:rsidR="002A7F2C">
              <w:rPr>
                <w:noProof/>
                <w:webHidden/>
              </w:rPr>
              <w:instrText xml:space="preserve"> PAGEREF _Toc59575317 \h </w:instrText>
            </w:r>
            <w:r w:rsidR="002A7F2C">
              <w:rPr>
                <w:noProof/>
                <w:webHidden/>
              </w:rPr>
            </w:r>
            <w:r w:rsidR="002A7F2C">
              <w:rPr>
                <w:noProof/>
                <w:webHidden/>
              </w:rPr>
              <w:fldChar w:fldCharType="separate"/>
            </w:r>
            <w:r w:rsidR="002A7F2C">
              <w:rPr>
                <w:noProof/>
                <w:webHidden/>
              </w:rPr>
              <w:t>18</w:t>
            </w:r>
            <w:r w:rsidR="002A7F2C">
              <w:rPr>
                <w:noProof/>
                <w:webHidden/>
              </w:rPr>
              <w:fldChar w:fldCharType="end"/>
            </w:r>
          </w:hyperlink>
        </w:p>
        <w:p w14:paraId="45A12755" w14:textId="17125C97" w:rsidR="002A7F2C" w:rsidRDefault="0053223B">
          <w:pPr>
            <w:pStyle w:val="TOC2"/>
            <w:tabs>
              <w:tab w:val="left" w:pos="880"/>
              <w:tab w:val="right" w:pos="9350"/>
            </w:tabs>
            <w:rPr>
              <w:rFonts w:asciiTheme="minorHAnsi" w:eastAsiaTheme="minorEastAsia" w:hAnsiTheme="minorHAnsi" w:cstheme="minorBidi"/>
              <w:noProof/>
              <w:sz w:val="22"/>
              <w:lang w:val="en-GB" w:eastAsia="en-GB"/>
            </w:rPr>
          </w:pPr>
          <w:hyperlink w:anchor="_Toc59575318" w:history="1">
            <w:r w:rsidR="002A7F2C" w:rsidRPr="00CF646C">
              <w:rPr>
                <w:rStyle w:val="Hyperlink"/>
                <w:noProof/>
              </w:rPr>
              <w:t>4.4</w:t>
            </w:r>
            <w:r w:rsidR="002A7F2C">
              <w:rPr>
                <w:rFonts w:asciiTheme="minorHAnsi" w:eastAsiaTheme="minorEastAsia" w:hAnsiTheme="minorHAnsi" w:cstheme="minorBidi"/>
                <w:noProof/>
                <w:sz w:val="22"/>
                <w:lang w:val="en-GB" w:eastAsia="en-GB"/>
              </w:rPr>
              <w:tab/>
            </w:r>
            <w:r w:rsidR="002A7F2C" w:rsidRPr="00CF646C">
              <w:rPr>
                <w:rStyle w:val="Hyperlink"/>
                <w:noProof/>
              </w:rPr>
              <w:t>Benchmarking Results</w:t>
            </w:r>
            <w:r w:rsidR="002A7F2C">
              <w:rPr>
                <w:noProof/>
                <w:webHidden/>
              </w:rPr>
              <w:tab/>
            </w:r>
            <w:r w:rsidR="002A7F2C">
              <w:rPr>
                <w:noProof/>
                <w:webHidden/>
              </w:rPr>
              <w:fldChar w:fldCharType="begin"/>
            </w:r>
            <w:r w:rsidR="002A7F2C">
              <w:rPr>
                <w:noProof/>
                <w:webHidden/>
              </w:rPr>
              <w:instrText xml:space="preserve"> PAGEREF _Toc59575318 \h </w:instrText>
            </w:r>
            <w:r w:rsidR="002A7F2C">
              <w:rPr>
                <w:noProof/>
                <w:webHidden/>
              </w:rPr>
            </w:r>
            <w:r w:rsidR="002A7F2C">
              <w:rPr>
                <w:noProof/>
                <w:webHidden/>
              </w:rPr>
              <w:fldChar w:fldCharType="separate"/>
            </w:r>
            <w:r w:rsidR="002A7F2C">
              <w:rPr>
                <w:noProof/>
                <w:webHidden/>
              </w:rPr>
              <w:t>20</w:t>
            </w:r>
            <w:r w:rsidR="002A7F2C">
              <w:rPr>
                <w:noProof/>
                <w:webHidden/>
              </w:rPr>
              <w:fldChar w:fldCharType="end"/>
            </w:r>
          </w:hyperlink>
        </w:p>
        <w:p w14:paraId="526EBF8B" w14:textId="18299F08" w:rsidR="002A7F2C" w:rsidRDefault="0053223B">
          <w:pPr>
            <w:pStyle w:val="TOC3"/>
            <w:rPr>
              <w:rFonts w:asciiTheme="minorHAnsi" w:eastAsiaTheme="minorEastAsia" w:hAnsiTheme="minorHAnsi" w:cstheme="minorBidi"/>
              <w:noProof/>
              <w:sz w:val="22"/>
              <w:lang w:val="en-GB" w:eastAsia="en-GB"/>
            </w:rPr>
          </w:pPr>
          <w:hyperlink w:anchor="_Toc59575319" w:history="1">
            <w:r w:rsidR="002A7F2C" w:rsidRPr="00CF646C">
              <w:rPr>
                <w:rStyle w:val="Hyperlink"/>
                <w:noProof/>
              </w:rPr>
              <w:t>4.4.1</w:t>
            </w:r>
            <w:r w:rsidR="002A7F2C">
              <w:rPr>
                <w:rFonts w:asciiTheme="minorHAnsi" w:eastAsiaTheme="minorEastAsia" w:hAnsiTheme="minorHAnsi" w:cstheme="minorBidi"/>
                <w:noProof/>
                <w:sz w:val="22"/>
                <w:lang w:val="en-GB" w:eastAsia="en-GB"/>
              </w:rPr>
              <w:tab/>
            </w:r>
            <w:r w:rsidR="002A7F2C" w:rsidRPr="00CF646C">
              <w:rPr>
                <w:rStyle w:val="Hyperlink"/>
                <w:noProof/>
              </w:rPr>
              <w:t>Aggregated TI MBE</w:t>
            </w:r>
            <w:r w:rsidR="002A7F2C">
              <w:rPr>
                <w:noProof/>
                <w:webHidden/>
              </w:rPr>
              <w:tab/>
            </w:r>
            <w:r w:rsidR="002A7F2C">
              <w:rPr>
                <w:noProof/>
                <w:webHidden/>
              </w:rPr>
              <w:fldChar w:fldCharType="begin"/>
            </w:r>
            <w:r w:rsidR="002A7F2C">
              <w:rPr>
                <w:noProof/>
                <w:webHidden/>
              </w:rPr>
              <w:instrText xml:space="preserve"> PAGEREF _Toc59575319 \h </w:instrText>
            </w:r>
            <w:r w:rsidR="002A7F2C">
              <w:rPr>
                <w:noProof/>
                <w:webHidden/>
              </w:rPr>
            </w:r>
            <w:r w:rsidR="002A7F2C">
              <w:rPr>
                <w:noProof/>
                <w:webHidden/>
              </w:rPr>
              <w:fldChar w:fldCharType="separate"/>
            </w:r>
            <w:r w:rsidR="002A7F2C">
              <w:rPr>
                <w:noProof/>
                <w:webHidden/>
              </w:rPr>
              <w:t>20</w:t>
            </w:r>
            <w:r w:rsidR="002A7F2C">
              <w:rPr>
                <w:noProof/>
                <w:webHidden/>
              </w:rPr>
              <w:fldChar w:fldCharType="end"/>
            </w:r>
          </w:hyperlink>
        </w:p>
        <w:p w14:paraId="7DB72543" w14:textId="40D2A7FC" w:rsidR="002A7F2C" w:rsidRDefault="0053223B">
          <w:pPr>
            <w:pStyle w:val="TOC3"/>
            <w:rPr>
              <w:rFonts w:asciiTheme="minorHAnsi" w:eastAsiaTheme="minorEastAsia" w:hAnsiTheme="minorHAnsi" w:cstheme="minorBidi"/>
              <w:noProof/>
              <w:sz w:val="22"/>
              <w:lang w:val="en-GB" w:eastAsia="en-GB"/>
            </w:rPr>
          </w:pPr>
          <w:hyperlink w:anchor="_Toc59575320" w:history="1">
            <w:r w:rsidR="002A7F2C" w:rsidRPr="00CF646C">
              <w:rPr>
                <w:rStyle w:val="Hyperlink"/>
                <w:noProof/>
              </w:rPr>
              <w:t>4.4.2</w:t>
            </w:r>
            <w:r w:rsidR="002A7F2C">
              <w:rPr>
                <w:rFonts w:asciiTheme="minorHAnsi" w:eastAsiaTheme="minorEastAsia" w:hAnsiTheme="minorHAnsi" w:cstheme="minorBidi"/>
                <w:noProof/>
                <w:sz w:val="22"/>
                <w:lang w:val="en-GB" w:eastAsia="en-GB"/>
              </w:rPr>
              <w:tab/>
            </w:r>
            <w:r w:rsidR="002A7F2C" w:rsidRPr="00CF646C">
              <w:rPr>
                <w:rStyle w:val="Hyperlink"/>
                <w:noProof/>
              </w:rPr>
              <w:t>Aggregated TI RMSE</w:t>
            </w:r>
            <w:r w:rsidR="002A7F2C">
              <w:rPr>
                <w:noProof/>
                <w:webHidden/>
              </w:rPr>
              <w:tab/>
            </w:r>
            <w:r w:rsidR="002A7F2C">
              <w:rPr>
                <w:noProof/>
                <w:webHidden/>
              </w:rPr>
              <w:fldChar w:fldCharType="begin"/>
            </w:r>
            <w:r w:rsidR="002A7F2C">
              <w:rPr>
                <w:noProof/>
                <w:webHidden/>
              </w:rPr>
              <w:instrText xml:space="preserve"> PAGEREF _Toc59575320 \h </w:instrText>
            </w:r>
            <w:r w:rsidR="002A7F2C">
              <w:rPr>
                <w:noProof/>
                <w:webHidden/>
              </w:rPr>
            </w:r>
            <w:r w:rsidR="002A7F2C">
              <w:rPr>
                <w:noProof/>
                <w:webHidden/>
              </w:rPr>
              <w:fldChar w:fldCharType="separate"/>
            </w:r>
            <w:r w:rsidR="002A7F2C">
              <w:rPr>
                <w:noProof/>
                <w:webHidden/>
              </w:rPr>
              <w:t>23</w:t>
            </w:r>
            <w:r w:rsidR="002A7F2C">
              <w:rPr>
                <w:noProof/>
                <w:webHidden/>
              </w:rPr>
              <w:fldChar w:fldCharType="end"/>
            </w:r>
          </w:hyperlink>
        </w:p>
        <w:p w14:paraId="761D7F83" w14:textId="736D94F4" w:rsidR="002A7F2C" w:rsidRDefault="0053223B">
          <w:pPr>
            <w:pStyle w:val="TOC3"/>
            <w:rPr>
              <w:rFonts w:asciiTheme="minorHAnsi" w:eastAsiaTheme="minorEastAsia" w:hAnsiTheme="minorHAnsi" w:cstheme="minorBidi"/>
              <w:noProof/>
              <w:sz w:val="22"/>
              <w:lang w:val="en-GB" w:eastAsia="en-GB"/>
            </w:rPr>
          </w:pPr>
          <w:hyperlink w:anchor="_Toc59575321" w:history="1">
            <w:r w:rsidR="002A7F2C" w:rsidRPr="00CF646C">
              <w:rPr>
                <w:rStyle w:val="Hyperlink"/>
                <w:noProof/>
              </w:rPr>
              <w:t>4.4.3</w:t>
            </w:r>
            <w:r w:rsidR="002A7F2C">
              <w:rPr>
                <w:rFonts w:asciiTheme="minorHAnsi" w:eastAsiaTheme="minorEastAsia" w:hAnsiTheme="minorHAnsi" w:cstheme="minorBidi"/>
                <w:noProof/>
                <w:sz w:val="22"/>
                <w:lang w:val="en-GB" w:eastAsia="en-GB"/>
              </w:rPr>
              <w:tab/>
            </w:r>
            <w:r w:rsidR="002A7F2C" w:rsidRPr="00CF646C">
              <w:rPr>
                <w:rStyle w:val="Hyperlink"/>
                <w:noProof/>
              </w:rPr>
              <w:t>Representative TI</w:t>
            </w:r>
            <w:r w:rsidR="002A7F2C">
              <w:rPr>
                <w:noProof/>
                <w:webHidden/>
              </w:rPr>
              <w:tab/>
            </w:r>
            <w:r w:rsidR="002A7F2C">
              <w:rPr>
                <w:noProof/>
                <w:webHidden/>
              </w:rPr>
              <w:fldChar w:fldCharType="begin"/>
            </w:r>
            <w:r w:rsidR="002A7F2C">
              <w:rPr>
                <w:noProof/>
                <w:webHidden/>
              </w:rPr>
              <w:instrText xml:space="preserve"> PAGEREF _Toc59575321 \h </w:instrText>
            </w:r>
            <w:r w:rsidR="002A7F2C">
              <w:rPr>
                <w:noProof/>
                <w:webHidden/>
              </w:rPr>
            </w:r>
            <w:r w:rsidR="002A7F2C">
              <w:rPr>
                <w:noProof/>
                <w:webHidden/>
              </w:rPr>
              <w:fldChar w:fldCharType="separate"/>
            </w:r>
            <w:r w:rsidR="002A7F2C">
              <w:rPr>
                <w:noProof/>
                <w:webHidden/>
              </w:rPr>
              <w:t>25</w:t>
            </w:r>
            <w:r w:rsidR="002A7F2C">
              <w:rPr>
                <w:noProof/>
                <w:webHidden/>
              </w:rPr>
              <w:fldChar w:fldCharType="end"/>
            </w:r>
          </w:hyperlink>
        </w:p>
        <w:p w14:paraId="64B1AE50" w14:textId="2C9BFD68" w:rsidR="002A7F2C" w:rsidRDefault="0053223B">
          <w:pPr>
            <w:pStyle w:val="TOC2"/>
            <w:tabs>
              <w:tab w:val="left" w:pos="880"/>
              <w:tab w:val="right" w:pos="9350"/>
            </w:tabs>
            <w:rPr>
              <w:rFonts w:asciiTheme="minorHAnsi" w:eastAsiaTheme="minorEastAsia" w:hAnsiTheme="minorHAnsi" w:cstheme="minorBidi"/>
              <w:noProof/>
              <w:sz w:val="22"/>
              <w:lang w:val="en-GB" w:eastAsia="en-GB"/>
            </w:rPr>
          </w:pPr>
          <w:hyperlink w:anchor="_Toc59575322" w:history="1">
            <w:r w:rsidR="002A7F2C" w:rsidRPr="00CF646C">
              <w:rPr>
                <w:rStyle w:val="Hyperlink"/>
                <w:noProof/>
              </w:rPr>
              <w:t>4.5</w:t>
            </w:r>
            <w:r w:rsidR="002A7F2C">
              <w:rPr>
                <w:rFonts w:asciiTheme="minorHAnsi" w:eastAsiaTheme="minorEastAsia" w:hAnsiTheme="minorHAnsi" w:cstheme="minorBidi"/>
                <w:noProof/>
                <w:sz w:val="22"/>
                <w:lang w:val="en-GB" w:eastAsia="en-GB"/>
              </w:rPr>
              <w:tab/>
            </w:r>
            <w:r w:rsidR="002A7F2C" w:rsidRPr="00CF646C">
              <w:rPr>
                <w:rStyle w:val="Hyperlink"/>
                <w:noProof/>
              </w:rPr>
              <w:t>Conclusions &amp; Next Steps, Further Work…</w:t>
            </w:r>
            <w:r w:rsidR="002A7F2C">
              <w:rPr>
                <w:noProof/>
                <w:webHidden/>
              </w:rPr>
              <w:tab/>
            </w:r>
            <w:r w:rsidR="002A7F2C">
              <w:rPr>
                <w:noProof/>
                <w:webHidden/>
              </w:rPr>
              <w:fldChar w:fldCharType="begin"/>
            </w:r>
            <w:r w:rsidR="002A7F2C">
              <w:rPr>
                <w:noProof/>
                <w:webHidden/>
              </w:rPr>
              <w:instrText xml:space="preserve"> PAGEREF _Toc59575322 \h </w:instrText>
            </w:r>
            <w:r w:rsidR="002A7F2C">
              <w:rPr>
                <w:noProof/>
                <w:webHidden/>
              </w:rPr>
            </w:r>
            <w:r w:rsidR="002A7F2C">
              <w:rPr>
                <w:noProof/>
                <w:webHidden/>
              </w:rPr>
              <w:fldChar w:fldCharType="separate"/>
            </w:r>
            <w:r w:rsidR="002A7F2C">
              <w:rPr>
                <w:noProof/>
                <w:webHidden/>
              </w:rPr>
              <w:t>27</w:t>
            </w:r>
            <w:r w:rsidR="002A7F2C">
              <w:rPr>
                <w:noProof/>
                <w:webHidden/>
              </w:rPr>
              <w:fldChar w:fldCharType="end"/>
            </w:r>
          </w:hyperlink>
        </w:p>
        <w:p w14:paraId="0F79184B" w14:textId="568FBA56" w:rsidR="002A7F2C" w:rsidRDefault="0053223B">
          <w:pPr>
            <w:pStyle w:val="TOC1"/>
            <w:rPr>
              <w:rFonts w:asciiTheme="minorHAnsi" w:eastAsiaTheme="minorEastAsia" w:hAnsiTheme="minorHAnsi" w:cstheme="minorBidi"/>
              <w:noProof/>
              <w:sz w:val="22"/>
              <w:lang w:val="en-GB" w:eastAsia="en-GB"/>
            </w:rPr>
          </w:pPr>
          <w:hyperlink w:anchor="_Toc59575323" w:history="1">
            <w:r w:rsidR="002A7F2C" w:rsidRPr="00CF646C">
              <w:rPr>
                <w:rStyle w:val="Hyperlink"/>
                <w:noProof/>
              </w:rPr>
              <w:t>5</w:t>
            </w:r>
            <w:r w:rsidR="002A7F2C">
              <w:rPr>
                <w:rFonts w:asciiTheme="minorHAnsi" w:eastAsiaTheme="minorEastAsia" w:hAnsiTheme="minorHAnsi" w:cstheme="minorBidi"/>
                <w:noProof/>
                <w:sz w:val="22"/>
                <w:lang w:val="en-GB" w:eastAsia="en-GB"/>
              </w:rPr>
              <w:tab/>
            </w:r>
            <w:r w:rsidR="002A7F2C" w:rsidRPr="00CF646C">
              <w:rPr>
                <w:rStyle w:val="Hyperlink"/>
                <w:noProof/>
              </w:rPr>
              <w:t>References</w:t>
            </w:r>
            <w:r w:rsidR="002A7F2C">
              <w:rPr>
                <w:noProof/>
                <w:webHidden/>
              </w:rPr>
              <w:tab/>
            </w:r>
            <w:r w:rsidR="002A7F2C">
              <w:rPr>
                <w:noProof/>
                <w:webHidden/>
              </w:rPr>
              <w:fldChar w:fldCharType="begin"/>
            </w:r>
            <w:r w:rsidR="002A7F2C">
              <w:rPr>
                <w:noProof/>
                <w:webHidden/>
              </w:rPr>
              <w:instrText xml:space="preserve"> PAGEREF _Toc59575323 \h </w:instrText>
            </w:r>
            <w:r w:rsidR="002A7F2C">
              <w:rPr>
                <w:noProof/>
                <w:webHidden/>
              </w:rPr>
            </w:r>
            <w:r w:rsidR="002A7F2C">
              <w:rPr>
                <w:noProof/>
                <w:webHidden/>
              </w:rPr>
              <w:fldChar w:fldCharType="separate"/>
            </w:r>
            <w:r w:rsidR="002A7F2C">
              <w:rPr>
                <w:noProof/>
                <w:webHidden/>
              </w:rPr>
              <w:t>28</w:t>
            </w:r>
            <w:r w:rsidR="002A7F2C">
              <w:rPr>
                <w:noProof/>
                <w:webHidden/>
              </w:rPr>
              <w:fldChar w:fldCharType="end"/>
            </w:r>
          </w:hyperlink>
        </w:p>
        <w:p w14:paraId="33A5B7EF" w14:textId="43BEF86E" w:rsidR="002A7F2C" w:rsidRDefault="0053223B">
          <w:pPr>
            <w:pStyle w:val="TOC1"/>
            <w:rPr>
              <w:rFonts w:asciiTheme="minorHAnsi" w:eastAsiaTheme="minorEastAsia" w:hAnsiTheme="minorHAnsi" w:cstheme="minorBidi"/>
              <w:noProof/>
              <w:sz w:val="22"/>
              <w:lang w:val="en-GB" w:eastAsia="en-GB"/>
            </w:rPr>
          </w:pPr>
          <w:hyperlink w:anchor="_Toc59575324" w:history="1">
            <w:r w:rsidR="002A7F2C" w:rsidRPr="00CF646C">
              <w:rPr>
                <w:rStyle w:val="Hyperlink"/>
                <w:bCs/>
                <w:noProof/>
              </w:rPr>
              <w:t>Appendix 1</w:t>
            </w:r>
            <w:r w:rsidR="002A7F2C">
              <w:rPr>
                <w:noProof/>
                <w:webHidden/>
              </w:rPr>
              <w:tab/>
            </w:r>
            <w:r w:rsidR="002A7F2C">
              <w:rPr>
                <w:noProof/>
                <w:webHidden/>
              </w:rPr>
              <w:fldChar w:fldCharType="begin"/>
            </w:r>
            <w:r w:rsidR="002A7F2C">
              <w:rPr>
                <w:noProof/>
                <w:webHidden/>
              </w:rPr>
              <w:instrText xml:space="preserve"> PAGEREF _Toc59575324 \h </w:instrText>
            </w:r>
            <w:r w:rsidR="002A7F2C">
              <w:rPr>
                <w:noProof/>
                <w:webHidden/>
              </w:rPr>
            </w:r>
            <w:r w:rsidR="002A7F2C">
              <w:rPr>
                <w:noProof/>
                <w:webHidden/>
              </w:rPr>
              <w:fldChar w:fldCharType="separate"/>
            </w:r>
            <w:r w:rsidR="002A7F2C">
              <w:rPr>
                <w:noProof/>
                <w:webHidden/>
              </w:rPr>
              <w:t>29</w:t>
            </w:r>
            <w:r w:rsidR="002A7F2C">
              <w:rPr>
                <w:noProof/>
                <w:webHidden/>
              </w:rPr>
              <w:fldChar w:fldCharType="end"/>
            </w:r>
          </w:hyperlink>
        </w:p>
        <w:p w14:paraId="0000001C" w14:textId="778E189F" w:rsidR="009E2D3C" w:rsidRPr="005010DE" w:rsidRDefault="00B855CF">
          <w:pPr>
            <w:rPr>
              <w:b/>
              <w:szCs w:val="24"/>
            </w:rPr>
          </w:pPr>
          <w:r w:rsidRPr="004E6520">
            <w:fldChar w:fldCharType="end"/>
          </w:r>
        </w:p>
      </w:sdtContent>
    </w:sdt>
    <w:p w14:paraId="0000001D" w14:textId="416DCCDC" w:rsidR="009E2D3C" w:rsidRPr="005010DE" w:rsidRDefault="00B855CF">
      <w:pPr>
        <w:rPr>
          <w:szCs w:val="24"/>
        </w:rPr>
      </w:pPr>
      <w:r w:rsidRPr="005010DE">
        <w:br w:type="page"/>
      </w:r>
    </w:p>
    <w:p w14:paraId="6967BAE8" w14:textId="0517AE9E" w:rsidR="00B3704B" w:rsidRPr="00053883" w:rsidRDefault="00B3704B" w:rsidP="00053883">
      <w:pPr>
        <w:pStyle w:val="Heading1"/>
      </w:pPr>
      <w:bookmarkStart w:id="4" w:name="_Toc52964483"/>
      <w:bookmarkStart w:id="5" w:name="_Toc52965512"/>
      <w:bookmarkStart w:id="6" w:name="_Toc59575309"/>
      <w:bookmarkEnd w:id="4"/>
      <w:bookmarkEnd w:id="5"/>
      <w:r w:rsidRPr="005010DE">
        <w:lastRenderedPageBreak/>
        <w:t>Who is CFARS?</w:t>
      </w:r>
      <w:bookmarkEnd w:id="6"/>
    </w:p>
    <w:p w14:paraId="5C7F0061" w14:textId="2D290CB5" w:rsidR="00B3704B" w:rsidRPr="00053883" w:rsidRDefault="00B855CF" w:rsidP="00053883">
      <w:pPr>
        <w:rPr>
          <w:szCs w:val="24"/>
        </w:rPr>
      </w:pPr>
      <w:r w:rsidRPr="00053883">
        <w:rPr>
          <w:szCs w:val="24"/>
        </w:rPr>
        <w:t xml:space="preserve">A pressing question in the wind industry remains - how can we reduce the cost of wind energy and de-risk future projects? In 2017 an industry consortium, </w:t>
      </w:r>
      <w:r w:rsidR="00407F35">
        <w:rPr>
          <w:szCs w:val="24"/>
        </w:rPr>
        <w:t xml:space="preserve">the </w:t>
      </w:r>
      <w:r w:rsidRPr="00053883">
        <w:rPr>
          <w:szCs w:val="24"/>
        </w:rPr>
        <w:t xml:space="preserve">Consortium </w:t>
      </w:r>
      <w:r w:rsidR="00B728A2" w:rsidRPr="00053883">
        <w:rPr>
          <w:szCs w:val="24"/>
        </w:rPr>
        <w:t>for</w:t>
      </w:r>
      <w:r w:rsidRPr="00053883">
        <w:rPr>
          <w:szCs w:val="24"/>
        </w:rPr>
        <w:t xml:space="preserve"> Advancing Remote Sensing (CFARS), launched to take on this cardinal question, focusing on remote sensing devices (RSDs) as a viable solution to reduce costs and risk in the realm of pre-construction wind resource assessment.</w:t>
      </w:r>
      <w:r w:rsidR="00014670">
        <w:rPr>
          <w:szCs w:val="24"/>
        </w:rPr>
        <w:t xml:space="preserve"> </w:t>
      </w:r>
    </w:p>
    <w:p w14:paraId="159FD30A" w14:textId="67FDFD55" w:rsidR="002D7717" w:rsidRPr="00053883" w:rsidRDefault="00B855CF" w:rsidP="00053883">
      <w:pPr>
        <w:rPr>
          <w:szCs w:val="24"/>
        </w:rPr>
      </w:pPr>
      <w:r w:rsidRPr="00053883">
        <w:rPr>
          <w:szCs w:val="24"/>
        </w:rPr>
        <w:t>CFARS is comprised of nearly 30 diverse wind energy stakeholders, including developers, consultants, turbine manufacturers, RSD manufacturers</w:t>
      </w:r>
      <w:r w:rsidR="00804F15" w:rsidRPr="00053883">
        <w:rPr>
          <w:szCs w:val="24"/>
        </w:rPr>
        <w:t xml:space="preserve">, and research </w:t>
      </w:r>
      <w:r w:rsidR="00407F35">
        <w:rPr>
          <w:szCs w:val="24"/>
        </w:rPr>
        <w:t>institutions</w:t>
      </w:r>
      <w:r w:rsidR="00B728A2" w:rsidRPr="00053883">
        <w:rPr>
          <w:szCs w:val="24"/>
        </w:rPr>
        <w:t xml:space="preserve">. </w:t>
      </w:r>
      <w:sdt>
        <w:sdtPr>
          <w:rPr>
            <w:szCs w:val="24"/>
          </w:rPr>
          <w:tag w:val="goog_rdk_8"/>
          <w:id w:val="579339172"/>
        </w:sdtPr>
        <w:sdtContent/>
      </w:sdt>
      <w:r w:rsidRPr="00053883">
        <w:rPr>
          <w:szCs w:val="24"/>
        </w:rPr>
        <w:t xml:space="preserve">The mission of CFARS is to </w:t>
      </w:r>
      <w:r w:rsidRPr="00053883">
        <w:rPr>
          <w:b/>
          <w:szCs w:val="24"/>
        </w:rPr>
        <w:t>increase acceptance of RSDs in the wind industry</w:t>
      </w:r>
      <w:r w:rsidR="002D7717" w:rsidRPr="00053883">
        <w:rPr>
          <w:szCs w:val="24"/>
        </w:rPr>
        <w:t>.</w:t>
      </w:r>
      <w:r w:rsidRPr="00053883">
        <w:rPr>
          <w:szCs w:val="24"/>
        </w:rPr>
        <w:t xml:space="preserve"> </w:t>
      </w:r>
    </w:p>
    <w:p w14:paraId="00000022" w14:textId="1BA607FB" w:rsidR="009E2D3C" w:rsidRDefault="002D7717" w:rsidP="00053883">
      <w:pPr>
        <w:rPr>
          <w:szCs w:val="24"/>
        </w:rPr>
      </w:pPr>
      <w:r w:rsidRPr="00053883">
        <w:rPr>
          <w:szCs w:val="24"/>
        </w:rPr>
        <w:t xml:space="preserve">CFARS </w:t>
      </w:r>
      <w:r w:rsidR="00B855CF" w:rsidRPr="00053883">
        <w:rPr>
          <w:b/>
          <w:szCs w:val="24"/>
        </w:rPr>
        <w:t>provid</w:t>
      </w:r>
      <w:r w:rsidRPr="00053883">
        <w:rPr>
          <w:b/>
          <w:szCs w:val="24"/>
        </w:rPr>
        <w:t>es</w:t>
      </w:r>
      <w:r w:rsidR="00B855CF" w:rsidRPr="00053883">
        <w:rPr>
          <w:b/>
          <w:szCs w:val="24"/>
        </w:rPr>
        <w:t xml:space="preserve"> an opportunity for key wind stakeholders to collaborate</w:t>
      </w:r>
      <w:r w:rsidR="00B855CF" w:rsidRPr="00053883">
        <w:rPr>
          <w:szCs w:val="24"/>
        </w:rPr>
        <w:t xml:space="preserve"> on projects that advance </w:t>
      </w:r>
      <w:r w:rsidR="00407F35">
        <w:rPr>
          <w:szCs w:val="24"/>
        </w:rPr>
        <w:t xml:space="preserve">the </w:t>
      </w:r>
      <w:r w:rsidR="00B855CF" w:rsidRPr="00053883">
        <w:rPr>
          <w:szCs w:val="24"/>
        </w:rPr>
        <w:t>understanding of the accuracy and reliability of RSD measurements</w:t>
      </w:r>
      <w:r w:rsidR="00407F35">
        <w:rPr>
          <w:szCs w:val="24"/>
        </w:rPr>
        <w:t xml:space="preserve"> while</w:t>
      </w:r>
      <w:r w:rsidR="00B855CF" w:rsidRPr="00053883">
        <w:rPr>
          <w:szCs w:val="24"/>
        </w:rPr>
        <w:t xml:space="preserve"> remov</w:t>
      </w:r>
      <w:r w:rsidR="00407F35">
        <w:rPr>
          <w:szCs w:val="24"/>
        </w:rPr>
        <w:t xml:space="preserve">ing </w:t>
      </w:r>
      <w:r w:rsidR="00B855CF" w:rsidRPr="00053883">
        <w:rPr>
          <w:szCs w:val="24"/>
        </w:rPr>
        <w:t xml:space="preserve">the nuance and ambiguity in RSD best practice methods </w:t>
      </w:r>
      <w:r w:rsidRPr="00053883">
        <w:rPr>
          <w:szCs w:val="24"/>
        </w:rPr>
        <w:t>for the full life cycle</w:t>
      </w:r>
      <w:r w:rsidR="00B855CF" w:rsidRPr="00053883">
        <w:rPr>
          <w:szCs w:val="24"/>
        </w:rPr>
        <w:t xml:space="preserve"> of wind project development. </w:t>
      </w:r>
      <w:sdt>
        <w:sdtPr>
          <w:rPr>
            <w:szCs w:val="24"/>
          </w:rPr>
          <w:tag w:val="goog_rdk_9"/>
          <w:id w:val="872116779"/>
        </w:sdtPr>
        <w:sdtContent/>
      </w:sdt>
      <w:sdt>
        <w:sdtPr>
          <w:rPr>
            <w:szCs w:val="24"/>
          </w:rPr>
          <w:tag w:val="goog_rdk_10"/>
          <w:id w:val="985053743"/>
        </w:sdtPr>
        <w:sdtContent/>
      </w:sdt>
      <w:sdt>
        <w:sdtPr>
          <w:rPr>
            <w:szCs w:val="24"/>
          </w:rPr>
          <w:tag w:val="goog_rdk_173"/>
          <w:id w:val="-25572326"/>
        </w:sdtPr>
        <w:sdtContent/>
      </w:sdt>
      <w:sdt>
        <w:sdtPr>
          <w:rPr>
            <w:szCs w:val="24"/>
          </w:rPr>
          <w:tag w:val="goog_rdk_186"/>
          <w:id w:val="1879276265"/>
        </w:sdtPr>
        <w:sdtContent/>
      </w:sdt>
      <w:r w:rsidR="00B855CF" w:rsidRPr="00053883">
        <w:rPr>
          <w:szCs w:val="24"/>
        </w:rPr>
        <w:t xml:space="preserve"> </w:t>
      </w:r>
    </w:p>
    <w:p w14:paraId="5D49A07D" w14:textId="77777777" w:rsidR="00407F35" w:rsidRPr="00053883" w:rsidRDefault="00407F35" w:rsidP="00053883">
      <w:pPr>
        <w:rPr>
          <w:szCs w:val="24"/>
        </w:rPr>
      </w:pPr>
    </w:p>
    <w:p w14:paraId="09AD1B40" w14:textId="23CEC13E" w:rsidR="00576E3A" w:rsidRPr="005010DE" w:rsidRDefault="0053223B">
      <w:pPr>
        <w:jc w:val="center"/>
      </w:pPr>
      <w:sdt>
        <w:sdtPr>
          <w:tag w:val="goog_rdk_11"/>
          <w:id w:val="397103758"/>
          <w:showingPlcHdr/>
        </w:sdtPr>
        <w:sdtContent>
          <w:r w:rsidR="00407F35">
            <w:t xml:space="preserve">     </w:t>
          </w:r>
        </w:sdtContent>
      </w:sdt>
      <w:ins w:id="7" w:author="Alexandra Arntsen" w:date="2021-02-07T12:23:00Z">
        <w:r w:rsidR="00407F35" w:rsidRPr="00407F35">
          <w:rPr>
            <w:noProof/>
          </w:rPr>
          <w:t xml:space="preserve"> </w:t>
        </w:r>
        <w:r w:rsidR="00407F35" w:rsidRPr="00407F35">
          <mc:AlternateContent>
            <mc:Choice Requires="wpg">
              <w:drawing>
                <wp:anchor distT="0" distB="0" distL="114300" distR="114300" simplePos="0" relativeHeight="251666944" behindDoc="0" locked="0" layoutInCell="1" allowOverlap="1" wp14:anchorId="7D413D66" wp14:editId="4ADD5A34">
                  <wp:simplePos x="0" y="0"/>
                  <wp:positionH relativeFrom="column">
                    <wp:posOffset>0</wp:posOffset>
                  </wp:positionH>
                  <wp:positionV relativeFrom="paragraph">
                    <wp:posOffset>0</wp:posOffset>
                  </wp:positionV>
                  <wp:extent cx="5608749" cy="2931230"/>
                  <wp:effectExtent l="0" t="0" r="5080" b="2540"/>
                  <wp:wrapNone/>
                  <wp:docPr id="23" name="Group 39"/>
                  <wp:cNvGraphicFramePr xmlns:a="http://schemas.openxmlformats.org/drawingml/2006/main"/>
                  <a:graphic xmlns:a="http://schemas.openxmlformats.org/drawingml/2006/main">
                    <a:graphicData uri="http://schemas.microsoft.com/office/word/2010/wordprocessingGroup">
                      <wpg:wgp>
                        <wpg:cNvGrpSpPr/>
                        <wpg:grpSpPr>
                          <a:xfrm>
                            <a:off x="0" y="0"/>
                            <a:ext cx="5608749" cy="2931230"/>
                            <a:chOff x="1" y="-1"/>
                            <a:chExt cx="10249592" cy="6251169"/>
                          </a:xfrm>
                        </wpg:grpSpPr>
                        <wpg:grpSp>
                          <wpg:cNvPr id="24" name="Group 24"/>
                          <wpg:cNvGrpSpPr/>
                          <wpg:grpSpPr>
                            <a:xfrm>
                              <a:off x="1" y="-1"/>
                              <a:ext cx="10249592" cy="6251169"/>
                              <a:chOff x="0" y="0"/>
                              <a:chExt cx="6074103" cy="3704210"/>
                            </a:xfrm>
                          </wpg:grpSpPr>
                          <pic:pic xmlns:pic="http://schemas.openxmlformats.org/drawingml/2006/picture">
                            <pic:nvPicPr>
                              <pic:cNvPr id="25" name="Picture 25" descr="Image result for avangr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3515671" y="2758001"/>
                                <a:ext cx="1001504" cy="5582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Image result for edpr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11387" y="548856"/>
                                <a:ext cx="838864" cy="8430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descr="Image result for wood group clean energy log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541452" y="1355629"/>
                                <a:ext cx="650841" cy="54142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8"/>
                            <wpg:cNvGrpSpPr/>
                            <wpg:grpSpPr>
                              <a:xfrm>
                                <a:off x="930747" y="704240"/>
                                <a:ext cx="3971384" cy="2006934"/>
                                <a:chOff x="930765" y="704244"/>
                                <a:chExt cx="2978538" cy="1505201"/>
                              </a:xfrm>
                            </wpg:grpSpPr>
                            <wps:wsp>
                              <wps:cNvPr id="29" name="Rectangle 29"/>
                              <wps:cNvSpPr/>
                              <wps:spPr>
                                <a:xfrm>
                                  <a:off x="1289494" y="704244"/>
                                  <a:ext cx="2506098" cy="1505201"/>
                                </a:xfrm>
                                <a:prstGeom prst="rect">
                                  <a:avLst/>
                                </a:prstGeom>
                              </wps:spPr>
                              <wps:txbx>
                                <w:txbxContent>
                                  <w:p w14:paraId="29994F8E" w14:textId="77777777" w:rsidR="007D24B6" w:rsidRDefault="007D24B6" w:rsidP="00407F35">
                                    <w:pPr>
                                      <w:rPr>
                                        <w:szCs w:val="24"/>
                                      </w:rPr>
                                    </w:pPr>
                                    <w:r>
                                      <w:rPr>
                                        <w:rFonts w:ascii="EON Brix Sans" w:hAnsi="EON Brix Sans" w:cstheme="minorBidi"/>
                                        <w:b/>
                                        <w:bCs/>
                                        <w:color w:val="F37421"/>
                                        <w:kern w:val="24"/>
                                        <w:sz w:val="160"/>
                                        <w:szCs w:val="160"/>
                                        <w:lang w:val="en-GB"/>
                                      </w:rPr>
                                      <w:t>CFARS</w:t>
                                    </w:r>
                                  </w:p>
                                </w:txbxContent>
                              </wps:txbx>
                              <wps:bodyPr wrap="none">
                                <a:spAutoFit/>
                              </wps:bodyPr>
                            </wps:wsp>
                            <wps:wsp>
                              <wps:cNvPr id="30" name="Rectangle 30"/>
                              <wps:cNvSpPr/>
                              <wps:spPr>
                                <a:xfrm>
                                  <a:off x="930765" y="1739129"/>
                                  <a:ext cx="2978538" cy="402029"/>
                                </a:xfrm>
                                <a:prstGeom prst="rect">
                                  <a:avLst/>
                                </a:prstGeom>
                              </wps:spPr>
                              <wps:txbx>
                                <w:txbxContent>
                                  <w:p w14:paraId="50BC4F89" w14:textId="77777777" w:rsidR="007D24B6" w:rsidRDefault="007D24B6" w:rsidP="00407F35">
                                    <w:pPr>
                                      <w:jc w:val="center"/>
                                      <w:rPr>
                                        <w:szCs w:val="24"/>
                                      </w:rPr>
                                    </w:pPr>
                                    <w:r>
                                      <w:rPr>
                                        <w:rFonts w:ascii="EON Brix Sans" w:hAnsi="EON Brix Sans" w:cs="Traditional Arabic"/>
                                        <w:b/>
                                        <w:bCs/>
                                        <w:color w:val="000000"/>
                                        <w:kern w:val="24"/>
                                        <w:u w:val="single"/>
                                        <w:lang w:val="en-GB"/>
                                      </w:rPr>
                                      <w:t>C</w:t>
                                    </w:r>
                                    <w:r>
                                      <w:rPr>
                                        <w:rFonts w:ascii="EON Brix Sans" w:hAnsi="EON Brix Sans" w:cs="Traditional Arabic"/>
                                        <w:color w:val="000000"/>
                                        <w:kern w:val="24"/>
                                        <w:lang w:val="en-GB"/>
                                      </w:rPr>
                                      <w:t xml:space="preserve">onsortium </w:t>
                                    </w:r>
                                    <w:proofErr w:type="gramStart"/>
                                    <w:r>
                                      <w:rPr>
                                        <w:rFonts w:ascii="EON Brix Sans" w:hAnsi="EON Brix Sans" w:cs="Traditional Arabic"/>
                                        <w:b/>
                                        <w:bCs/>
                                        <w:color w:val="000000"/>
                                        <w:kern w:val="24"/>
                                        <w:u w:val="single"/>
                                        <w:lang w:val="en-GB"/>
                                      </w:rPr>
                                      <w:t>F</w:t>
                                    </w:r>
                                    <w:r>
                                      <w:rPr>
                                        <w:rFonts w:ascii="EON Brix Sans" w:hAnsi="EON Brix Sans" w:cs="Traditional Arabic"/>
                                        <w:color w:val="000000"/>
                                        <w:kern w:val="24"/>
                                        <w:lang w:val="en-GB"/>
                                      </w:rPr>
                                      <w:t>or</w:t>
                                    </w:r>
                                    <w:proofErr w:type="gramEnd"/>
                                    <w:r>
                                      <w:rPr>
                                        <w:rFonts w:ascii="EON Brix Sans" w:hAnsi="EON Brix Sans" w:cs="Traditional Arabic"/>
                                        <w:color w:val="000000"/>
                                        <w:kern w:val="24"/>
                                        <w:lang w:val="en-GB"/>
                                      </w:rPr>
                                      <w:t xml:space="preserve"> </w:t>
                                    </w:r>
                                    <w:r>
                                      <w:rPr>
                                        <w:rFonts w:ascii="EON Brix Sans" w:hAnsi="EON Brix Sans" w:cs="Traditional Arabic"/>
                                        <w:b/>
                                        <w:bCs/>
                                        <w:color w:val="000000"/>
                                        <w:kern w:val="24"/>
                                        <w:u w:val="single"/>
                                        <w:lang w:val="en-GB"/>
                                      </w:rPr>
                                      <w:t>A</w:t>
                                    </w:r>
                                    <w:r>
                                      <w:rPr>
                                        <w:rFonts w:ascii="EON Brix Sans" w:hAnsi="EON Brix Sans" w:cs="Traditional Arabic"/>
                                        <w:color w:val="000000"/>
                                        <w:kern w:val="24"/>
                                        <w:lang w:val="en-GB"/>
                                      </w:rPr>
                                      <w:t xml:space="preserve">dvancing </w:t>
                                    </w:r>
                                    <w:r>
                                      <w:rPr>
                                        <w:rFonts w:ascii="EON Brix Sans" w:hAnsi="EON Brix Sans" w:cs="Traditional Arabic"/>
                                        <w:b/>
                                        <w:bCs/>
                                        <w:color w:val="000000"/>
                                        <w:kern w:val="24"/>
                                        <w:u w:val="single"/>
                                        <w:lang w:val="en-GB"/>
                                      </w:rPr>
                                      <w:t>R</w:t>
                                    </w:r>
                                    <w:r>
                                      <w:rPr>
                                        <w:rFonts w:ascii="EON Brix Sans" w:hAnsi="EON Brix Sans" w:cs="Traditional Arabic"/>
                                        <w:color w:val="000000"/>
                                        <w:kern w:val="24"/>
                                        <w:lang w:val="en-GB"/>
                                      </w:rPr>
                                      <w:t xml:space="preserve">emote </w:t>
                                    </w:r>
                                    <w:r>
                                      <w:rPr>
                                        <w:rFonts w:ascii="EON Brix Sans" w:hAnsi="EON Brix Sans" w:cs="Traditional Arabic"/>
                                        <w:b/>
                                        <w:bCs/>
                                        <w:color w:val="000000"/>
                                        <w:kern w:val="24"/>
                                        <w:u w:val="single"/>
                                        <w:lang w:val="en-GB"/>
                                      </w:rPr>
                                      <w:t>S</w:t>
                                    </w:r>
                                    <w:r>
                                      <w:rPr>
                                        <w:rFonts w:ascii="EON Brix Sans" w:hAnsi="EON Brix Sans" w:cs="Traditional Arabic"/>
                                        <w:color w:val="000000"/>
                                        <w:kern w:val="24"/>
                                        <w:lang w:val="en-GB"/>
                                      </w:rPr>
                                      <w:t>ensing</w:t>
                                    </w:r>
                                  </w:p>
                                </w:txbxContent>
                              </wps:txbx>
                              <wps:bodyPr wrap="square">
                                <a:spAutoFit/>
                              </wps:bodyPr>
                            </wps:wsp>
                          </wpg:grpSp>
                          <pic:pic xmlns:pic="http://schemas.openxmlformats.org/drawingml/2006/picture">
                            <pic:nvPicPr>
                              <pic:cNvPr id="31" name="Picture 31" descr="Image result for 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33281"/>
                                <a:ext cx="509196" cy="509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nordex/acciona windpower log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1130056" y="431952"/>
                                <a:ext cx="2142299" cy="4169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descr="Image result for vestas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33832" y="2382230"/>
                                <a:ext cx="1056640" cy="213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4" descr="Image result for siemens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3868" y="1960259"/>
                                <a:ext cx="1040353" cy="3467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5" descr="Image result for leosphe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98739" y="123531"/>
                                <a:ext cx="743945" cy="7439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descr="Image result for arcve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07287" y="2698581"/>
                                <a:ext cx="1087944" cy="3314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7" descr="Image result for dnv g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1849497" y="2808185"/>
                                <a:ext cx="806460" cy="4357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8" descr="Image result for WindSim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95129" y="150987"/>
                                <a:ext cx="1105519" cy="3445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9" descr="Image result for RE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70680" y="2831859"/>
                                <a:ext cx="656483" cy="4148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0" descr="Image result for e.on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03719" y="2849364"/>
                                <a:ext cx="875932" cy="255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1" descr="Image result for NRE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468075" y="554260"/>
                                <a:ext cx="936699" cy="3808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2" descr="Image result for sentrex wind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942233" y="200310"/>
                                <a:ext cx="940135" cy="313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descr="Image result for southern pow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354498" y="1486676"/>
                                <a:ext cx="719605" cy="719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4" descr="Image result for AQsystems log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4633300" y="1009553"/>
                                <a:ext cx="1333801" cy="425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5" descr="Image result for WSP wind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711757" y="1572135"/>
                                <a:ext cx="699391" cy="364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6" descr="Image result for UL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08414" y="568203"/>
                                <a:ext cx="507399" cy="5073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7" descr="Image result for vaisala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627746" y="2554059"/>
                                <a:ext cx="911851" cy="275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Image result for nrg system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982344" y="1969811"/>
                                <a:ext cx="1002105" cy="526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49"/>
                              <pic:cNvPicPr>
                                <a:picLocks noChangeAspect="1"/>
                              </pic:cNvPicPr>
                            </pic:nvPicPr>
                            <pic:blipFill>
                              <a:blip r:embed="rId33"/>
                              <a:stretch>
                                <a:fillRect/>
                              </a:stretch>
                            </pic:blipFill>
                            <pic:spPr>
                              <a:xfrm>
                                <a:off x="1203208" y="3355612"/>
                                <a:ext cx="1095463" cy="152753"/>
                              </a:xfrm>
                              <a:prstGeom prst="rect">
                                <a:avLst/>
                              </a:prstGeom>
                            </pic:spPr>
                          </pic:pic>
                          <pic:pic xmlns:pic="http://schemas.openxmlformats.org/drawingml/2006/picture">
                            <pic:nvPicPr>
                              <pic:cNvPr id="50" name="Picture 50" descr="Image result for EDF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629390" y="0"/>
                                <a:ext cx="820691" cy="506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51" descr="Image result for luminate wind pow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476657" y="3286957"/>
                                <a:ext cx="973423" cy="417253"/>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2" name="Picture 52" descr="Image result for apex clean energy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488104" y="5621316"/>
                              <a:ext cx="1950020" cy="5568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D413D66" id="Group 39" o:spid="_x0000_s1026" style="position:absolute;left:0;text-align:left;margin-left:0;margin-top:0;width:441.65pt;height:230.8pt;z-index:251666944" coordorigin="" coordsize="102495,62511" o:gfxdata="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">
                  <v:group id="Group 24" o:spid="_x0000_s1027" style="position:absolute;width:102495;height:62511" coordsize="60741,3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Image result for avangrid logo" style="position:absolute;left:35156;top:27580;width:10015;height:5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">
                      <v:imagedata r:id="rId37" o:title="Image result for avangrid logo"/>
                    </v:shape>
                    <v:shape id="Picture 26" o:spid="_x0000_s1029" type="#_x0000_t75" alt="Image result for edpr logo" style="position:absolute;left:5113;top:5488;width:8389;height:84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">
                      <v:imagedata r:id="rId38" o:title="Image result for edpr logo"/>
                    </v:shape>
                    <v:shape id="Picture 27" o:spid="_x0000_s1030" type="#_x0000_t75" alt="Image result for wood group clean energy logo" style="position:absolute;left:5414;top:13556;width:6508;height:5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">
                      <v:imagedata r:id="rId39" o:title="Image result for wood group clean energy logo"/>
                    </v:shape>
                    <v:group id="Group 28" o:spid="_x0000_s1031" style="position:absolute;left:9307;top:7042;width:39714;height:20069" coordorigin="9307,7042" coordsize="29785,15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Rectangle 29" o:spid="_x0000_s1032" style="position:absolute;left:12894;top:7042;width:25061;height:150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" filled="f" stroked="f">
                        <v:textbox style="mso-fit-shape-to-text:t">
                          <w:txbxContent>
                            <w:p w14:paraId="29994F8E" w14:textId="77777777" w:rsidR="007D24B6" w:rsidRDefault="007D24B6" w:rsidP="00407F35">
                              <w:pPr>
                                <w:rPr>
                                  <w:szCs w:val="24"/>
                                </w:rPr>
                              </w:pPr>
                              <w:r>
                                <w:rPr>
                                  <w:rFonts w:ascii="EON Brix Sans" w:hAnsi="EON Brix Sans" w:cstheme="minorBidi"/>
                                  <w:b/>
                                  <w:bCs/>
                                  <w:color w:val="F37421"/>
                                  <w:kern w:val="24"/>
                                  <w:sz w:val="160"/>
                                  <w:szCs w:val="160"/>
                                  <w:lang w:val="en-GB"/>
                                </w:rPr>
                                <w:t>CFARS</w:t>
                              </w:r>
                            </w:p>
                          </w:txbxContent>
                        </v:textbox>
                      </v:rect>
                      <v:rect id="Rectangle 30" o:spid="_x0000_s1033" style="position:absolute;left:9307;top:17391;width:29786;height:4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" filled="f" stroked="f">
                        <v:textbox style="mso-fit-shape-to-text:t">
                          <w:txbxContent>
                            <w:p w14:paraId="50BC4F89" w14:textId="77777777" w:rsidR="007D24B6" w:rsidRDefault="007D24B6" w:rsidP="00407F35">
                              <w:pPr>
                                <w:jc w:val="center"/>
                                <w:rPr>
                                  <w:szCs w:val="24"/>
                                </w:rPr>
                              </w:pPr>
                              <w:r>
                                <w:rPr>
                                  <w:rFonts w:ascii="EON Brix Sans" w:hAnsi="EON Brix Sans" w:cs="Traditional Arabic"/>
                                  <w:b/>
                                  <w:bCs/>
                                  <w:color w:val="000000"/>
                                  <w:kern w:val="24"/>
                                  <w:u w:val="single"/>
                                  <w:lang w:val="en-GB"/>
                                </w:rPr>
                                <w:t>C</w:t>
                              </w:r>
                              <w:r>
                                <w:rPr>
                                  <w:rFonts w:ascii="EON Brix Sans" w:hAnsi="EON Brix Sans" w:cs="Traditional Arabic"/>
                                  <w:color w:val="000000"/>
                                  <w:kern w:val="24"/>
                                  <w:lang w:val="en-GB"/>
                                </w:rPr>
                                <w:t xml:space="preserve">onsortium </w:t>
                              </w:r>
                              <w:proofErr w:type="gramStart"/>
                              <w:r>
                                <w:rPr>
                                  <w:rFonts w:ascii="EON Brix Sans" w:hAnsi="EON Brix Sans" w:cs="Traditional Arabic"/>
                                  <w:b/>
                                  <w:bCs/>
                                  <w:color w:val="000000"/>
                                  <w:kern w:val="24"/>
                                  <w:u w:val="single"/>
                                  <w:lang w:val="en-GB"/>
                                </w:rPr>
                                <w:t>F</w:t>
                              </w:r>
                              <w:r>
                                <w:rPr>
                                  <w:rFonts w:ascii="EON Brix Sans" w:hAnsi="EON Brix Sans" w:cs="Traditional Arabic"/>
                                  <w:color w:val="000000"/>
                                  <w:kern w:val="24"/>
                                  <w:lang w:val="en-GB"/>
                                </w:rPr>
                                <w:t>or</w:t>
                              </w:r>
                              <w:proofErr w:type="gramEnd"/>
                              <w:r>
                                <w:rPr>
                                  <w:rFonts w:ascii="EON Brix Sans" w:hAnsi="EON Brix Sans" w:cs="Traditional Arabic"/>
                                  <w:color w:val="000000"/>
                                  <w:kern w:val="24"/>
                                  <w:lang w:val="en-GB"/>
                                </w:rPr>
                                <w:t xml:space="preserve"> </w:t>
                              </w:r>
                              <w:r>
                                <w:rPr>
                                  <w:rFonts w:ascii="EON Brix Sans" w:hAnsi="EON Brix Sans" w:cs="Traditional Arabic"/>
                                  <w:b/>
                                  <w:bCs/>
                                  <w:color w:val="000000"/>
                                  <w:kern w:val="24"/>
                                  <w:u w:val="single"/>
                                  <w:lang w:val="en-GB"/>
                                </w:rPr>
                                <w:t>A</w:t>
                              </w:r>
                              <w:r>
                                <w:rPr>
                                  <w:rFonts w:ascii="EON Brix Sans" w:hAnsi="EON Brix Sans" w:cs="Traditional Arabic"/>
                                  <w:color w:val="000000"/>
                                  <w:kern w:val="24"/>
                                  <w:lang w:val="en-GB"/>
                                </w:rPr>
                                <w:t xml:space="preserve">dvancing </w:t>
                              </w:r>
                              <w:r>
                                <w:rPr>
                                  <w:rFonts w:ascii="EON Brix Sans" w:hAnsi="EON Brix Sans" w:cs="Traditional Arabic"/>
                                  <w:b/>
                                  <w:bCs/>
                                  <w:color w:val="000000"/>
                                  <w:kern w:val="24"/>
                                  <w:u w:val="single"/>
                                  <w:lang w:val="en-GB"/>
                                </w:rPr>
                                <w:t>R</w:t>
                              </w:r>
                              <w:r>
                                <w:rPr>
                                  <w:rFonts w:ascii="EON Brix Sans" w:hAnsi="EON Brix Sans" w:cs="Traditional Arabic"/>
                                  <w:color w:val="000000"/>
                                  <w:kern w:val="24"/>
                                  <w:lang w:val="en-GB"/>
                                </w:rPr>
                                <w:t xml:space="preserve">emote </w:t>
                              </w:r>
                              <w:r>
                                <w:rPr>
                                  <w:rFonts w:ascii="EON Brix Sans" w:hAnsi="EON Brix Sans" w:cs="Traditional Arabic"/>
                                  <w:b/>
                                  <w:bCs/>
                                  <w:color w:val="000000"/>
                                  <w:kern w:val="24"/>
                                  <w:u w:val="single"/>
                                  <w:lang w:val="en-GB"/>
                                </w:rPr>
                                <w:t>S</w:t>
                              </w:r>
                              <w:r>
                                <w:rPr>
                                  <w:rFonts w:ascii="EON Brix Sans" w:hAnsi="EON Brix Sans" w:cs="Traditional Arabic"/>
                                  <w:color w:val="000000"/>
                                  <w:kern w:val="24"/>
                                  <w:lang w:val="en-GB"/>
                                </w:rPr>
                                <w:t>ensing</w:t>
                              </w:r>
                            </w:p>
                          </w:txbxContent>
                        </v:textbox>
                      </v:rect>
                    </v:group>
                    <v:shape id="Picture 31" o:spid="_x0000_s1034" type="#_x0000_t75" alt="Image result for GE" style="position:absolute;top:13332;width:5091;height:50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">
                      <v:imagedata r:id="rId40" o:title="Image result for GE"/>
                    </v:shape>
                    <v:shape id="Picture 32" o:spid="_x0000_s1035" type="#_x0000_t75" alt="Image result for nordex/acciona windpower logo" style="position:absolute;left:11300;top:4319;width:21423;height:41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">
                      <v:imagedata r:id="rId41" o:title="acciona windpower logo"/>
                    </v:shape>
                    <v:shape id="Picture 33" o:spid="_x0000_s1036" type="#_x0000_t75" alt="Image result for vestas logo" style="position:absolute;left:3338;top:23822;width:10566;height:2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">
                      <v:imagedata r:id="rId42" o:title="Image result for vestas logo"/>
                    </v:shape>
                    <v:shape id="Picture 34" o:spid="_x0000_s1037" type="#_x0000_t75" alt="Image result for siemens logo" style="position:absolute;left:338;top:19602;width:10404;height:3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">
                      <v:imagedata r:id="rId43" o:title="Image result for siemens logo"/>
                    </v:shape>
                    <v:shape id="Picture 35" o:spid="_x0000_s1038" type="#_x0000_t75" alt="Image result for leosphere" style="position:absolute;left:32987;top:1235;width:7439;height:74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">
                      <v:imagedata r:id="rId44" o:title="Image result for leosphere"/>
                    </v:shape>
                    <v:shape id="Picture 36" o:spid="_x0000_s1039" type="#_x0000_t75" alt="Image result for arcvera" style="position:absolute;left:7072;top:26985;width:10880;height:3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">
                      <v:imagedata r:id="rId45" o:title="Image result for arcvera"/>
                    </v:shape>
                    <v:shape id="Picture 37" o:spid="_x0000_s1040" type="#_x0000_t75" alt="Image result for dnv gl" style="position:absolute;left:18494;top:28081;width:8065;height:4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">
                      <v:imagedata r:id="rId46" o:title="Image result for dnv gl"/>
                    </v:shape>
                    <v:shape id="Picture 38" o:spid="_x0000_s1041" type="#_x0000_t75" alt="Image result for WindSim logo" style="position:absolute;left:14951;top:1509;width:11055;height:34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">
                      <v:imagedata r:id="rId47" o:title="Image result for WindSim logo"/>
                    </v:shape>
                    <v:shape id="Picture 39" o:spid="_x0000_s1042" type="#_x0000_t75" alt="Image result for RES logo" style="position:absolute;left:27706;top:28318;width:6565;height:4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">
                      <v:imagedata r:id="rId48" o:title="Image result for RES logo"/>
                    </v:shape>
                    <v:shape id="Picture 40" o:spid="_x0000_s1043" type="#_x0000_t75" alt="Image result for e.on logo" style="position:absolute;left:41037;top:28493;width:8759;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">
                      <v:imagedata r:id="rId49" o:title="Image result for e"/>
                    </v:shape>
                    <v:shape id="Picture 41" o:spid="_x0000_s1044" type="#_x0000_t75" alt="Image result for NREL" style="position:absolute;left:44680;top:5542;width:9367;height:38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">
                      <v:imagedata r:id="rId50" o:title="Image result for NREL"/>
                    </v:shape>
                    <v:shape id="Picture 42" o:spid="_x0000_s1045" type="#_x0000_t75" alt="Image result for sentrex wind logo" style="position:absolute;left:39422;top:2003;width:9401;height:3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">
                      <v:imagedata r:id="rId51" o:title="Image result for sentrex wind logo"/>
                    </v:shape>
                    <v:shape id="Picture 43" o:spid="_x0000_s1046" type="#_x0000_t75" alt="Image result for southern power" style="position:absolute;left:53544;top:14866;width:7197;height:7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">
                      <v:imagedata r:id="rId52" o:title="Image result for southern power"/>
                    </v:shape>
                    <v:shape id="Picture 44" o:spid="_x0000_s1047" type="#_x0000_t75" alt="Image result for AQsystems logo" style="position:absolute;left:46333;top:10095;width:13338;height:42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">
                      <v:imagedata r:id="rId53" o:title="Image result for AQsystems logo"/>
                    </v:shape>
                    <v:shape id="Picture 45" o:spid="_x0000_s1048" type="#_x0000_t75" alt="Image result for WSP wind logo" style="position:absolute;left:47117;top:15721;width:6994;height:3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">
                      <v:imagedata r:id="rId54" o:title="Image result for WSP wind logo"/>
                    </v:shape>
                    <v:shape id="Picture 46" o:spid="_x0000_s1049" type="#_x0000_t75" alt="Image result for UL logo" style="position:absolute;left:1084;top:5682;width:5074;height:5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">
                      <v:imagedata r:id="rId55" o:title="Image result for UL logo"/>
                    </v:shape>
                    <v:shape id="Picture 47" o:spid="_x0000_s1050" type="#_x0000_t75" alt="Image result for vaisala logo" style="position:absolute;left:46277;top:25540;width:9118;height:27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">
                      <v:imagedata r:id="rId56" o:title="Image result for vaisala logo"/>
                    </v:shape>
                    <v:shape id="Picture 48" o:spid="_x0000_s1051" type="#_x0000_t75" alt="Image result for nrg systems" style="position:absolute;left:49823;top:19698;width:10021;height:5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">
                      <v:imagedata r:id="rId57" o:title="Image result for nrg systems"/>
                    </v:shape>
                    <v:shape id="Picture 49" o:spid="_x0000_s1052" type="#_x0000_t75" style="position:absolute;left:12032;top:33556;width:10954;height:1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">
                      <v:imagedata r:id="rId58" o:title=""/>
                    </v:shape>
                    <v:shape id="Picture 50" o:spid="_x0000_s1053" type="#_x0000_t75" alt="Image result for EDF logo" style="position:absolute;left:26293;width:8207;height:5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">
                      <v:imagedata r:id="rId59" o:title="Image result for EDF logo"/>
                    </v:shape>
                    <v:shape id="Picture 51" o:spid="_x0000_s1054" type="#_x0000_t75" alt="Image result for luminate wind power" style="position:absolute;left:24766;top:32869;width:9734;height:4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">
                      <v:imagedata r:id="rId60" o:title="Image result for luminate wind power"/>
                    </v:shape>
                  </v:group>
                  <v:shape id="Picture 52" o:spid="_x0000_s1055" type="#_x0000_t75" alt="Image result for apex clean energy logo" style="position:absolute;left:64881;top:56213;width:19500;height:55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">
                    <v:imagedata r:id="rId61" o:title="Image result for apex clean energy logo"/>
                  </v:shape>
                </v:group>
              </w:pict>
            </mc:Fallback>
          </mc:AlternateContent>
        </w:r>
        <w:r w:rsidR="00407F35" w:rsidRPr="00407F35">
          <w:drawing>
            <wp:anchor distT="0" distB="0" distL="114300" distR="114300" simplePos="0" relativeHeight="251667968" behindDoc="0" locked="0" layoutInCell="1" allowOverlap="1" wp14:anchorId="28DA6950" wp14:editId="5E06F588">
              <wp:simplePos x="0" y="0"/>
              <wp:positionH relativeFrom="column">
                <wp:posOffset>409575</wp:posOffset>
              </wp:positionH>
              <wp:positionV relativeFrom="paragraph">
                <wp:posOffset>163195</wp:posOffset>
              </wp:positionV>
              <wp:extent cx="867789" cy="288922"/>
              <wp:effectExtent l="0" t="0" r="0" b="0"/>
              <wp:wrapNone/>
              <wp:docPr id="53" name="Picture 6" descr="A close up of a sign&#10;&#10;Description automatically generated">
                <a:extLst xmlns:a="http://schemas.openxmlformats.org/drawingml/2006/main">
                  <a:ext uri="{FF2B5EF4-FFF2-40B4-BE49-F238E27FC236}">
                    <a16:creationId xmlns:a16="http://schemas.microsoft.com/office/drawing/2014/main" id="{D3D0D25F-76C3-0E4F-8C28-FF8F99E59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 up of a sign&#10;&#10;Description automatically generated">
                        <a:extLst>
                          <a:ext uri="{FF2B5EF4-FFF2-40B4-BE49-F238E27FC236}">
                            <a16:creationId xmlns:a16="http://schemas.microsoft.com/office/drawing/2014/main" id="{D3D0D25F-76C3-0E4F-8C28-FF8F99E59C7E}"/>
                          </a:ext>
                        </a:extLst>
                      </pic:cNvPr>
                      <pic:cNvPicPr>
                        <a:picLocks noChangeAspect="1"/>
                      </pic:cNvPicPr>
                    </pic:nvPicPr>
                    <pic:blipFill>
                      <a:blip r:embed="rId62"/>
                      <a:stretch>
                        <a:fillRect/>
                      </a:stretch>
                    </pic:blipFill>
                    <pic:spPr>
                      <a:xfrm>
                        <a:off x="0" y="0"/>
                        <a:ext cx="867789" cy="288922"/>
                      </a:xfrm>
                      <a:prstGeom prst="rect">
                        <a:avLst/>
                      </a:prstGeom>
                    </pic:spPr>
                  </pic:pic>
                </a:graphicData>
              </a:graphic>
            </wp:anchor>
          </w:drawing>
        </w:r>
      </w:ins>
    </w:p>
    <w:p w14:paraId="00000023" w14:textId="25B83364" w:rsidR="009E2D3C" w:rsidRPr="005010DE" w:rsidRDefault="00B855CF" w:rsidP="00297A01">
      <w:pPr>
        <w:jc w:val="center"/>
        <w:rPr>
          <w:szCs w:val="24"/>
        </w:rPr>
      </w:pPr>
      <w:r w:rsidRPr="005010DE">
        <w:br w:type="page"/>
      </w:r>
    </w:p>
    <w:p w14:paraId="00000024" w14:textId="61B32DEE" w:rsidR="009E2D3C" w:rsidRPr="00053883" w:rsidRDefault="00B855CF" w:rsidP="00053883">
      <w:pPr>
        <w:pStyle w:val="Heading1"/>
      </w:pPr>
      <w:bookmarkStart w:id="8" w:name="_Toc59575310"/>
      <w:r w:rsidRPr="00053883">
        <w:lastRenderedPageBreak/>
        <w:t xml:space="preserve">RSDs &amp; Site Suitability – </w:t>
      </w:r>
      <w:r w:rsidR="00CA723F" w:rsidRPr="00053883">
        <w:t xml:space="preserve">Mission, </w:t>
      </w:r>
      <w:r w:rsidRPr="00053883">
        <w:t xml:space="preserve">Motivation, Challenge, </w:t>
      </w:r>
      <w:r w:rsidR="00CA723F" w:rsidRPr="00053883">
        <w:t>&amp;</w:t>
      </w:r>
      <w:r w:rsidR="002520D0" w:rsidRPr="00053883">
        <w:t xml:space="preserve"> Scope</w:t>
      </w:r>
      <w:bookmarkEnd w:id="8"/>
    </w:p>
    <w:p w14:paraId="00000025" w14:textId="35D58702" w:rsidR="009E2D3C" w:rsidRPr="005010DE" w:rsidRDefault="00CD6E9C">
      <w:pPr>
        <w:jc w:val="both"/>
        <w:rPr>
          <w:szCs w:val="24"/>
        </w:rPr>
      </w:pPr>
      <w:r>
        <w:rPr>
          <w:noProof/>
          <w:szCs w:val="24"/>
        </w:rPr>
        <w:drawing>
          <wp:anchor distT="0" distB="0" distL="114300" distR="114300" simplePos="0" relativeHeight="251664896" behindDoc="0" locked="0" layoutInCell="1" allowOverlap="1" wp14:anchorId="63F8CE16" wp14:editId="4B2D2D5C">
            <wp:simplePos x="0" y="0"/>
            <wp:positionH relativeFrom="column">
              <wp:posOffset>4448175</wp:posOffset>
            </wp:positionH>
            <wp:positionV relativeFrom="paragraph">
              <wp:posOffset>21590</wp:posOffset>
            </wp:positionV>
            <wp:extent cx="1444625" cy="72517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4625" cy="725170"/>
                    </a:xfrm>
                    <a:prstGeom prst="rect">
                      <a:avLst/>
                    </a:prstGeom>
                    <a:noFill/>
                  </pic:spPr>
                </pic:pic>
              </a:graphicData>
            </a:graphic>
            <wp14:sizeRelH relativeFrom="page">
              <wp14:pctWidth>0</wp14:pctWidth>
            </wp14:sizeRelH>
            <wp14:sizeRelV relativeFrom="page">
              <wp14:pctHeight>0</wp14:pctHeight>
            </wp14:sizeRelV>
          </wp:anchor>
        </w:drawing>
      </w:r>
      <w:sdt>
        <w:sdtPr>
          <w:tag w:val="goog_rdk_12"/>
          <w:id w:val="1427302646"/>
        </w:sdtPr>
        <w:sdtContent/>
      </w:sdt>
      <w:sdt>
        <w:sdtPr>
          <w:tag w:val="goog_rdk_149"/>
          <w:id w:val="-1811778817"/>
        </w:sdtPr>
        <w:sdtContent/>
      </w:sdt>
      <w:r w:rsidR="00B855CF" w:rsidRPr="005010DE">
        <w:rPr>
          <w:szCs w:val="24"/>
        </w:rPr>
        <w:t>Within CFARS, the Site Suitability</w:t>
      </w:r>
      <w:r w:rsidR="00E320EB" w:rsidRPr="005010DE">
        <w:rPr>
          <w:szCs w:val="24"/>
        </w:rPr>
        <w:t xml:space="preserve"> s</w:t>
      </w:r>
      <w:sdt>
        <w:sdtPr>
          <w:tag w:val="goog_rdk_13"/>
          <w:id w:val="1422992425"/>
        </w:sdtPr>
        <w:sdtContent/>
      </w:sdt>
      <w:r w:rsidR="00B855CF" w:rsidRPr="005010DE">
        <w:rPr>
          <w:szCs w:val="24"/>
        </w:rPr>
        <w:t xml:space="preserve">ubgroup aims to increase the acceptance of RSDs for turbine site suitability assessment. </w:t>
      </w:r>
      <w:sdt>
        <w:sdtPr>
          <w:tag w:val="goog_rdk_14"/>
          <w:id w:val="-1127697181"/>
        </w:sdtPr>
        <w:sdtContent/>
      </w:sdt>
      <w:sdt>
        <w:sdtPr>
          <w:tag w:val="goog_rdk_15"/>
          <w:id w:val="-770475404"/>
        </w:sdtPr>
        <w:sdtContent/>
      </w:sdt>
      <w:sdt>
        <w:sdtPr>
          <w:tag w:val="goog_rdk_207"/>
          <w:id w:val="-45527112"/>
        </w:sdtPr>
        <w:sdtContent/>
      </w:sdt>
      <w:sdt>
        <w:sdtPr>
          <w:tag w:val="goog_rdk_208"/>
          <w:id w:val="-1980761222"/>
        </w:sdtPr>
        <w:sdtContent/>
      </w:sdt>
      <w:r w:rsidR="00B855CF" w:rsidRPr="005010DE">
        <w:rPr>
          <w:szCs w:val="24"/>
        </w:rPr>
        <w:t xml:space="preserve">The subgroup </w:t>
      </w:r>
      <w:r w:rsidR="0012747C">
        <w:rPr>
          <w:szCs w:val="24"/>
        </w:rPr>
        <w:t xml:space="preserve">is </w:t>
      </w:r>
      <w:r w:rsidR="00B855CF" w:rsidRPr="005010DE">
        <w:rPr>
          <w:szCs w:val="24"/>
        </w:rPr>
        <w:t>focused on turbulence intensity (TI) measurements</w:t>
      </w:r>
      <w:r>
        <w:rPr>
          <w:szCs w:val="24"/>
        </w:rPr>
        <w:t xml:space="preserve"> by wind speed</w:t>
      </w:r>
      <w:r w:rsidR="00B855CF" w:rsidRPr="005010DE">
        <w:rPr>
          <w:szCs w:val="24"/>
        </w:rPr>
        <w:t>, describ</w:t>
      </w:r>
      <w:r>
        <w:rPr>
          <w:szCs w:val="24"/>
        </w:rPr>
        <w:t>ing</w:t>
      </w:r>
      <w:r w:rsidR="00B855CF" w:rsidRPr="005010DE">
        <w:rPr>
          <w:szCs w:val="24"/>
        </w:rPr>
        <w:t xml:space="preserve"> how much the wind speed at a given height varies over a 10-minute period </w:t>
      </w:r>
      <w:r>
        <w:rPr>
          <w:szCs w:val="24"/>
        </w:rPr>
        <w:t>for</w:t>
      </w:r>
      <w:r w:rsidRPr="005010DE">
        <w:rPr>
          <w:szCs w:val="24"/>
        </w:rPr>
        <w:t xml:space="preserve"> </w:t>
      </w:r>
      <w:r w:rsidR="00B855CF" w:rsidRPr="005010DE">
        <w:rPr>
          <w:szCs w:val="24"/>
        </w:rPr>
        <w:t xml:space="preserve">a given wind speed bin. </w:t>
      </w:r>
    </w:p>
    <w:p w14:paraId="46007A7F" w14:textId="62414F59" w:rsidR="00CA723F" w:rsidRDefault="00B855CF" w:rsidP="003F20C7">
      <w:pPr>
        <w:jc w:val="both"/>
        <w:rPr>
          <w:szCs w:val="24"/>
        </w:rPr>
      </w:pPr>
      <w:r w:rsidRPr="005010DE">
        <w:rPr>
          <w:szCs w:val="24"/>
        </w:rPr>
        <w:t>Hig</w:t>
      </w:r>
      <w:sdt>
        <w:sdtPr>
          <w:rPr>
            <w:szCs w:val="24"/>
          </w:rPr>
          <w:tag w:val="goog_rdk_17"/>
          <w:id w:val="-1353651044"/>
        </w:sdtPr>
        <w:sdtContent/>
      </w:sdt>
      <w:r w:rsidRPr="00053883">
        <w:rPr>
          <w:szCs w:val="24"/>
        </w:rPr>
        <w:t>h turbulence c</w:t>
      </w:r>
      <w:sdt>
        <w:sdtPr>
          <w:rPr>
            <w:szCs w:val="24"/>
          </w:rPr>
          <w:tag w:val="goog_rdk_196"/>
          <w:id w:val="2140452206"/>
        </w:sdtPr>
        <w:sdtContent/>
      </w:sdt>
      <w:r w:rsidRPr="00053883">
        <w:rPr>
          <w:szCs w:val="24"/>
        </w:rPr>
        <w:t>an generate excessive fa</w:t>
      </w:r>
      <w:r w:rsidRPr="005010DE">
        <w:rPr>
          <w:szCs w:val="24"/>
        </w:rPr>
        <w:t xml:space="preserve">tigue loads </w:t>
      </w:r>
      <w:sdt>
        <w:sdtPr>
          <w:rPr>
            <w:szCs w:val="24"/>
          </w:rPr>
          <w:tag w:val="goog_rdk_18"/>
          <w:id w:val="1815669212"/>
        </w:sdtPr>
        <w:sdtContent/>
      </w:sdt>
      <w:sdt>
        <w:sdtPr>
          <w:rPr>
            <w:szCs w:val="24"/>
          </w:rPr>
          <w:tag w:val="goog_rdk_19"/>
          <w:id w:val="288948286"/>
        </w:sdtPr>
        <w:sdtContent/>
      </w:sdt>
      <w:sdt>
        <w:sdtPr>
          <w:rPr>
            <w:szCs w:val="24"/>
          </w:rPr>
          <w:tag w:val="goog_rdk_20"/>
          <w:id w:val="-1574882842"/>
        </w:sdtPr>
        <w:sdtContent/>
      </w:sdt>
      <w:r w:rsidRPr="00053883">
        <w:rPr>
          <w:szCs w:val="24"/>
        </w:rPr>
        <w:t>on major compo</w:t>
      </w:r>
      <w:sdt>
        <w:sdtPr>
          <w:rPr>
            <w:szCs w:val="24"/>
          </w:rPr>
          <w:tag w:val="goog_rdk_220"/>
          <w:id w:val="-1617442626"/>
        </w:sdtPr>
        <w:sdtContent/>
      </w:sdt>
      <w:sdt>
        <w:sdtPr>
          <w:rPr>
            <w:szCs w:val="24"/>
          </w:rPr>
          <w:tag w:val="goog_rdk_221"/>
          <w:id w:val="-2134938424"/>
        </w:sdtPr>
        <w:sdtContent/>
      </w:sdt>
      <w:sdt>
        <w:sdtPr>
          <w:rPr>
            <w:szCs w:val="24"/>
          </w:rPr>
          <w:tag w:val="goog_rdk_222"/>
          <w:id w:val="2079169720"/>
        </w:sdtPr>
        <w:sdtContent/>
      </w:sdt>
      <w:r w:rsidRPr="00053883">
        <w:rPr>
          <w:szCs w:val="24"/>
        </w:rPr>
        <w:t>nents in a turbine. This is a problem because it r</w:t>
      </w:r>
      <w:r w:rsidRPr="005010DE">
        <w:rPr>
          <w:szCs w:val="24"/>
        </w:rPr>
        <w:t>educes turbine performance and energy yield, increases operation and maintenance costs related to unanticipated repairs, and potentially decreases the turbine’s overall lifespan. Therefore, i</w:t>
      </w:r>
      <w:r w:rsidRPr="004E6520">
        <w:rPr>
          <w:szCs w:val="24"/>
        </w:rPr>
        <w:t>t is imperative that a project site’s TI conditions during a pre-construction site suitability assessment</w:t>
      </w:r>
      <w:r w:rsidR="004D31C4">
        <w:rPr>
          <w:szCs w:val="24"/>
        </w:rPr>
        <w:t xml:space="preserve"> are</w:t>
      </w:r>
      <w:r w:rsidR="004D31C4" w:rsidRPr="004E6520">
        <w:rPr>
          <w:szCs w:val="24"/>
        </w:rPr>
        <w:t xml:space="preserve"> accurately measure</w:t>
      </w:r>
      <w:r w:rsidR="004D31C4">
        <w:rPr>
          <w:szCs w:val="24"/>
        </w:rPr>
        <w:t>d</w:t>
      </w:r>
      <w:r w:rsidR="004D31C4" w:rsidRPr="004E6520">
        <w:rPr>
          <w:szCs w:val="24"/>
        </w:rPr>
        <w:t xml:space="preserve"> and underst</w:t>
      </w:r>
      <w:r w:rsidR="004D31C4">
        <w:rPr>
          <w:szCs w:val="24"/>
        </w:rPr>
        <w:t>oo</w:t>
      </w:r>
      <w:r w:rsidR="004D31C4" w:rsidRPr="004E6520">
        <w:rPr>
          <w:szCs w:val="24"/>
        </w:rPr>
        <w:t>d</w:t>
      </w:r>
      <w:r w:rsidRPr="004E6520">
        <w:rPr>
          <w:szCs w:val="24"/>
        </w:rPr>
        <w:t xml:space="preserve"> </w:t>
      </w:r>
      <w:sdt>
        <w:sdtPr>
          <w:rPr>
            <w:szCs w:val="24"/>
          </w:rPr>
          <w:tag w:val="goog_rdk_21"/>
          <w:id w:val="-114985551"/>
        </w:sdtPr>
        <w:sdtContent/>
      </w:sdt>
      <w:r w:rsidRPr="00053883">
        <w:rPr>
          <w:szCs w:val="24"/>
        </w:rPr>
        <w:t xml:space="preserve">to make sure we </w:t>
      </w:r>
      <w:sdt>
        <w:sdtPr>
          <w:rPr>
            <w:szCs w:val="24"/>
          </w:rPr>
          <w:tag w:val="goog_rdk_145"/>
          <w:id w:val="1492447346"/>
        </w:sdtPr>
        <w:sdtContent/>
      </w:sdt>
      <w:r w:rsidRPr="00053883">
        <w:rPr>
          <w:szCs w:val="24"/>
        </w:rPr>
        <w:t xml:space="preserve">are choosing a suitable </w:t>
      </w:r>
      <w:r w:rsidRPr="005010DE">
        <w:rPr>
          <w:szCs w:val="24"/>
        </w:rPr>
        <w:t>turbine — a turbine that will not endure disproportionate fatigue loads once operational.</w:t>
      </w:r>
      <w:r w:rsidR="00DA1D7A" w:rsidRPr="004E6520">
        <w:rPr>
          <w:szCs w:val="24"/>
        </w:rPr>
        <w:t xml:space="preserve"> </w:t>
      </w:r>
      <w:r w:rsidR="00D61DA4" w:rsidRPr="00053883">
        <w:rPr>
          <w:szCs w:val="24"/>
        </w:rPr>
        <w:t xml:space="preserve">Reliable measurements of TI are required, </w:t>
      </w:r>
      <w:r w:rsidR="00CA723F" w:rsidRPr="00053883">
        <w:rPr>
          <w:szCs w:val="24"/>
        </w:rPr>
        <w:t xml:space="preserve">not only </w:t>
      </w:r>
      <w:r w:rsidR="00D61DA4" w:rsidRPr="00053883">
        <w:rPr>
          <w:szCs w:val="24"/>
        </w:rPr>
        <w:t>for selecting an appropriate turbine</w:t>
      </w:r>
      <w:r w:rsidR="00CA723F" w:rsidRPr="00053883">
        <w:rPr>
          <w:szCs w:val="24"/>
        </w:rPr>
        <w:t xml:space="preserve">, but also </w:t>
      </w:r>
      <w:r w:rsidR="00D61DA4" w:rsidRPr="00053883">
        <w:rPr>
          <w:szCs w:val="24"/>
        </w:rPr>
        <w:t xml:space="preserve">to </w:t>
      </w:r>
      <w:r w:rsidR="00CA723F" w:rsidRPr="00053883">
        <w:rPr>
          <w:szCs w:val="24"/>
        </w:rPr>
        <w:t>e</w:t>
      </w:r>
      <w:r w:rsidR="00D61DA4" w:rsidRPr="00053883">
        <w:rPr>
          <w:szCs w:val="24"/>
        </w:rPr>
        <w:t xml:space="preserve">nable site </w:t>
      </w:r>
      <w:r w:rsidR="00CA723F" w:rsidRPr="00053883">
        <w:rPr>
          <w:szCs w:val="24"/>
        </w:rPr>
        <w:t>suitability modeling to ensure an appropriate operating strategy for the selected turbine.</w:t>
      </w:r>
      <w:r w:rsidR="00D61DA4" w:rsidRPr="00053883">
        <w:rPr>
          <w:szCs w:val="24"/>
        </w:rPr>
        <w:t xml:space="preserve"> This is increasingly pertinent as the industry seeks to extend and </w:t>
      </w:r>
      <w:proofErr w:type="spellStart"/>
      <w:r w:rsidR="00D61DA4" w:rsidRPr="00053883">
        <w:rPr>
          <w:szCs w:val="24"/>
        </w:rPr>
        <w:t>maximise</w:t>
      </w:r>
      <w:proofErr w:type="spellEnd"/>
      <w:r w:rsidR="00D61DA4" w:rsidRPr="00053883">
        <w:rPr>
          <w:szCs w:val="24"/>
        </w:rPr>
        <w:t xml:space="preserve"> turbine lifetimes.</w:t>
      </w:r>
    </w:p>
    <w:p w14:paraId="00000027" w14:textId="09E41128" w:rsidR="009E2D3C" w:rsidRDefault="00B855CF">
      <w:pPr>
        <w:jc w:val="both"/>
        <w:rPr>
          <w:szCs w:val="24"/>
        </w:rPr>
      </w:pPr>
      <w:r w:rsidRPr="005010DE">
        <w:rPr>
          <w:szCs w:val="24"/>
        </w:rPr>
        <w:t xml:space="preserve">Today, </w:t>
      </w:r>
      <w:r w:rsidR="00A7546A">
        <w:rPr>
          <w:szCs w:val="24"/>
        </w:rPr>
        <w:t>a majority of the</w:t>
      </w:r>
      <w:r w:rsidR="00A7546A" w:rsidRPr="005010DE">
        <w:rPr>
          <w:szCs w:val="24"/>
        </w:rPr>
        <w:t xml:space="preserve"> </w:t>
      </w:r>
      <w:r w:rsidRPr="005010DE">
        <w:rPr>
          <w:szCs w:val="24"/>
        </w:rPr>
        <w:t xml:space="preserve">industry’s understanding, methodology, and </w:t>
      </w:r>
      <w:r w:rsidR="004D31C4" w:rsidRPr="005010DE">
        <w:rPr>
          <w:szCs w:val="24"/>
        </w:rPr>
        <w:t>model</w:t>
      </w:r>
      <w:r w:rsidR="004D31C4">
        <w:rPr>
          <w:szCs w:val="24"/>
        </w:rPr>
        <w:t>ing</w:t>
      </w:r>
      <w:r w:rsidR="004D31C4" w:rsidRPr="005010DE">
        <w:rPr>
          <w:szCs w:val="24"/>
        </w:rPr>
        <w:t xml:space="preserve"> </w:t>
      </w:r>
      <w:r w:rsidRPr="005010DE">
        <w:rPr>
          <w:szCs w:val="24"/>
        </w:rPr>
        <w:t>for turbine site suitability assessment originate from cup anemom</w:t>
      </w:r>
      <w:r w:rsidRPr="004E6520">
        <w:rPr>
          <w:szCs w:val="24"/>
        </w:rPr>
        <w:t xml:space="preserve">eter wind speed measurements on meteorological masts. </w:t>
      </w:r>
      <w:sdt>
        <w:sdtPr>
          <w:rPr>
            <w:szCs w:val="24"/>
          </w:rPr>
          <w:tag w:val="goog_rdk_22"/>
          <w:id w:val="-173805825"/>
        </w:sdtPr>
        <w:sdtContent/>
      </w:sdt>
      <w:r w:rsidRPr="00053883">
        <w:rPr>
          <w:szCs w:val="24"/>
        </w:rPr>
        <w:t xml:space="preserve">While trusted </w:t>
      </w:r>
      <w:sdt>
        <w:sdtPr>
          <w:rPr>
            <w:szCs w:val="24"/>
          </w:rPr>
          <w:tag w:val="goog_rdk_231"/>
          <w:id w:val="143483810"/>
        </w:sdtPr>
        <w:sdtContent/>
      </w:sdt>
      <w:r w:rsidRPr="00053883">
        <w:rPr>
          <w:szCs w:val="24"/>
        </w:rPr>
        <w:t xml:space="preserve">cup anemometry remains invaluable, </w:t>
      </w:r>
      <w:r w:rsidR="005524B3">
        <w:rPr>
          <w:szCs w:val="24"/>
        </w:rPr>
        <w:t>the famil</w:t>
      </w:r>
      <w:r w:rsidR="0014205D">
        <w:rPr>
          <w:szCs w:val="24"/>
        </w:rPr>
        <w:t>i</w:t>
      </w:r>
      <w:r w:rsidR="005524B3">
        <w:rPr>
          <w:szCs w:val="24"/>
        </w:rPr>
        <w:t>arity and reliance on cup anemometry have been barriers to wide-spread use of RSD</w:t>
      </w:r>
      <w:r w:rsidR="004D31C4">
        <w:rPr>
          <w:szCs w:val="24"/>
        </w:rPr>
        <w:t>s</w:t>
      </w:r>
      <w:r w:rsidR="005524B3">
        <w:rPr>
          <w:szCs w:val="24"/>
        </w:rPr>
        <w:t xml:space="preserve">. However, </w:t>
      </w:r>
      <w:r w:rsidRPr="00053883">
        <w:rPr>
          <w:szCs w:val="24"/>
        </w:rPr>
        <w:t xml:space="preserve">the growing demand to meet </w:t>
      </w:r>
      <w:sdt>
        <w:sdtPr>
          <w:rPr>
            <w:szCs w:val="24"/>
          </w:rPr>
          <w:tag w:val="goog_rdk_25"/>
          <w:id w:val="-967205643"/>
        </w:sdtPr>
        <w:sdtContent/>
      </w:sdt>
      <w:r w:rsidRPr="00053883">
        <w:rPr>
          <w:szCs w:val="24"/>
        </w:rPr>
        <w:t>new market req</w:t>
      </w:r>
      <w:sdt>
        <w:sdtPr>
          <w:rPr>
            <w:szCs w:val="24"/>
          </w:rPr>
          <w:tag w:val="goog_rdk_243"/>
          <w:id w:val="-823669045"/>
        </w:sdtPr>
        <w:sdtContent/>
      </w:sdt>
      <w:r w:rsidRPr="00053883">
        <w:rPr>
          <w:szCs w:val="24"/>
        </w:rPr>
        <w:t>uirements</w:t>
      </w:r>
      <w:r w:rsidR="004D31C4">
        <w:rPr>
          <w:szCs w:val="24"/>
        </w:rPr>
        <w:t>,</w:t>
      </w:r>
      <w:r w:rsidRPr="00053883">
        <w:rPr>
          <w:szCs w:val="24"/>
        </w:rPr>
        <w:t xml:space="preserve"> coupled with m</w:t>
      </w:r>
      <w:r w:rsidRPr="005010DE">
        <w:rPr>
          <w:szCs w:val="24"/>
        </w:rPr>
        <w:t>ore than a decade</w:t>
      </w:r>
      <w:sdt>
        <w:sdtPr>
          <w:rPr>
            <w:szCs w:val="24"/>
          </w:rPr>
          <w:tag w:val="goog_rdk_26"/>
          <w:id w:val="-1839997991"/>
        </w:sdtPr>
        <w:sdtContent>
          <w:r w:rsidR="00EE0D7D" w:rsidRPr="00053883">
            <w:rPr>
              <w:szCs w:val="24"/>
            </w:rPr>
            <w:t xml:space="preserve"> </w:t>
          </w:r>
        </w:sdtContent>
      </w:sdt>
      <w:r w:rsidRPr="005010DE">
        <w:rPr>
          <w:szCs w:val="24"/>
        </w:rPr>
        <w:t xml:space="preserve">of </w:t>
      </w:r>
      <w:r w:rsidR="002520D0" w:rsidRPr="005010DE">
        <w:rPr>
          <w:szCs w:val="24"/>
        </w:rPr>
        <w:t>prove</w:t>
      </w:r>
      <w:r w:rsidR="002520D0" w:rsidRPr="004E6520">
        <w:rPr>
          <w:szCs w:val="24"/>
        </w:rPr>
        <w:t xml:space="preserve">n </w:t>
      </w:r>
      <w:r w:rsidRPr="004E6520">
        <w:rPr>
          <w:szCs w:val="24"/>
        </w:rPr>
        <w:t>RSD wind me</w:t>
      </w:r>
      <w:sdt>
        <w:sdtPr>
          <w:rPr>
            <w:szCs w:val="24"/>
          </w:rPr>
          <w:tag w:val="goog_rdk_27"/>
          <w:id w:val="-1982835103"/>
        </w:sdtPr>
        <w:sdtContent/>
      </w:sdt>
      <w:r w:rsidRPr="00053883">
        <w:rPr>
          <w:szCs w:val="24"/>
        </w:rPr>
        <w:t>asurement</w:t>
      </w:r>
      <w:r w:rsidR="002520D0" w:rsidRPr="005010DE">
        <w:rPr>
          <w:szCs w:val="24"/>
        </w:rPr>
        <w:t>s</w:t>
      </w:r>
      <w:r w:rsidRPr="005010DE">
        <w:rPr>
          <w:szCs w:val="24"/>
        </w:rPr>
        <w:t xml:space="preserve">, is motivating broad industry desire and momentum towards integrating more agile and advanced measurement techniques from RSDs into </w:t>
      </w:r>
      <w:r w:rsidR="005524B3">
        <w:rPr>
          <w:szCs w:val="24"/>
        </w:rPr>
        <w:t xml:space="preserve">many elements of wind project development and operation, including </w:t>
      </w:r>
      <w:r w:rsidRPr="005010DE">
        <w:rPr>
          <w:szCs w:val="24"/>
        </w:rPr>
        <w:t>site sui</w:t>
      </w:r>
      <w:r w:rsidRPr="004E6520">
        <w:rPr>
          <w:szCs w:val="24"/>
        </w:rPr>
        <w:t>tability assessment.</w:t>
      </w:r>
    </w:p>
    <w:p w14:paraId="3B86261E" w14:textId="0DF6B065" w:rsidR="00CA723F" w:rsidRPr="00ED15DE" w:rsidRDefault="00CA723F">
      <w:pPr>
        <w:jc w:val="both"/>
        <w:rPr>
          <w:szCs w:val="24"/>
        </w:rPr>
      </w:pPr>
      <w:r w:rsidRPr="004E6520">
        <w:rPr>
          <w:szCs w:val="24"/>
        </w:rPr>
        <w:t>In pa</w:t>
      </w:r>
      <w:r w:rsidRPr="008E3002">
        <w:rPr>
          <w:szCs w:val="24"/>
        </w:rPr>
        <w:t>rticula</w:t>
      </w:r>
      <w:r w:rsidRPr="00FA6E6E">
        <w:rPr>
          <w:szCs w:val="24"/>
        </w:rPr>
        <w:t xml:space="preserve">r, </w:t>
      </w:r>
      <w:r w:rsidRPr="004B06FF">
        <w:rPr>
          <w:szCs w:val="24"/>
        </w:rPr>
        <w:t>turbine h</w:t>
      </w:r>
      <w:r w:rsidRPr="0007546B">
        <w:rPr>
          <w:szCs w:val="24"/>
        </w:rPr>
        <w:t>ub height</w:t>
      </w:r>
      <w:r w:rsidR="009066B2">
        <w:rPr>
          <w:szCs w:val="24"/>
        </w:rPr>
        <w:t xml:space="preserve">s are ever increasing, which also increases </w:t>
      </w:r>
      <w:r w:rsidR="0045020F">
        <w:rPr>
          <w:szCs w:val="24"/>
        </w:rPr>
        <w:t xml:space="preserve">the </w:t>
      </w:r>
      <w:r w:rsidR="009066B2">
        <w:rPr>
          <w:szCs w:val="24"/>
        </w:rPr>
        <w:t>costs</w:t>
      </w:r>
      <w:r w:rsidRPr="00ED15DE">
        <w:rPr>
          <w:szCs w:val="24"/>
        </w:rPr>
        <w:t xml:space="preserve"> (sometimes prohibitively) to install and maintain near hub height meteorological masts</w:t>
      </w:r>
      <w:r w:rsidR="009066B2">
        <w:rPr>
          <w:szCs w:val="24"/>
        </w:rPr>
        <w:t xml:space="preserve">. </w:t>
      </w:r>
      <w:r w:rsidR="00E718F7" w:rsidRPr="00ED15DE">
        <w:rPr>
          <w:szCs w:val="24"/>
        </w:rPr>
        <w:t>RSD</w:t>
      </w:r>
      <w:r w:rsidR="009066B2">
        <w:rPr>
          <w:szCs w:val="24"/>
        </w:rPr>
        <w:t xml:space="preserve">s are proven devices that can </w:t>
      </w:r>
      <w:r w:rsidR="0045020F">
        <w:rPr>
          <w:szCs w:val="24"/>
        </w:rPr>
        <w:t>reliably and accurately [</w:t>
      </w:r>
      <w:r w:rsidR="0045020F" w:rsidRPr="00602942">
        <w:rPr>
          <w:szCs w:val="24"/>
          <w:highlight w:val="yellow"/>
        </w:rPr>
        <w:t>ref</w:t>
      </w:r>
      <w:r w:rsidR="00602942" w:rsidRPr="00602942">
        <w:rPr>
          <w:szCs w:val="24"/>
          <w:highlight w:val="yellow"/>
        </w:rPr>
        <w:t>erence</w:t>
      </w:r>
      <w:r w:rsidR="0045020F">
        <w:rPr>
          <w:szCs w:val="24"/>
        </w:rPr>
        <w:t xml:space="preserve">] </w:t>
      </w:r>
      <w:r w:rsidR="009066B2">
        <w:rPr>
          <w:szCs w:val="24"/>
        </w:rPr>
        <w:t>make</w:t>
      </w:r>
      <w:r w:rsidR="00E718F7" w:rsidRPr="00ED15DE">
        <w:rPr>
          <w:szCs w:val="24"/>
        </w:rPr>
        <w:t xml:space="preserve"> measurements for these high hub heights</w:t>
      </w:r>
      <w:r w:rsidR="009066B2">
        <w:rPr>
          <w:szCs w:val="24"/>
        </w:rPr>
        <w:t xml:space="preserve"> and </w:t>
      </w:r>
      <w:r w:rsidR="0045020F">
        <w:rPr>
          <w:szCs w:val="24"/>
        </w:rPr>
        <w:t xml:space="preserve">also </w:t>
      </w:r>
      <w:r w:rsidR="009066B2">
        <w:rPr>
          <w:szCs w:val="24"/>
        </w:rPr>
        <w:t xml:space="preserve">at </w:t>
      </w:r>
      <w:r w:rsidR="0045020F">
        <w:rPr>
          <w:szCs w:val="24"/>
        </w:rPr>
        <w:t xml:space="preserve">additional </w:t>
      </w:r>
      <w:r w:rsidR="009066B2">
        <w:rPr>
          <w:szCs w:val="24"/>
        </w:rPr>
        <w:t>heights across the whole turbine rotor</w:t>
      </w:r>
      <w:r w:rsidR="00E718F7" w:rsidRPr="00ED15DE">
        <w:rPr>
          <w:szCs w:val="24"/>
        </w:rPr>
        <w:t>.</w:t>
      </w:r>
    </w:p>
    <w:p w14:paraId="674DDEE0" w14:textId="7EB8E385" w:rsidR="00312B4A" w:rsidRDefault="009066B2" w:rsidP="00312B4A">
      <w:pPr>
        <w:jc w:val="both"/>
        <w:rPr>
          <w:szCs w:val="24"/>
        </w:rPr>
      </w:pPr>
      <w:r>
        <w:rPr>
          <w:szCs w:val="24"/>
        </w:rPr>
        <w:t>Another</w:t>
      </w:r>
      <w:r w:rsidRPr="00ED15DE">
        <w:rPr>
          <w:szCs w:val="24"/>
        </w:rPr>
        <w:t xml:space="preserve"> </w:t>
      </w:r>
      <w:r w:rsidR="00CA723F" w:rsidRPr="00ED15DE">
        <w:rPr>
          <w:szCs w:val="24"/>
        </w:rPr>
        <w:t>important industry motivation is that of safety</w:t>
      </w:r>
      <w:r w:rsidR="00CA723F" w:rsidRPr="005010DE">
        <w:rPr>
          <w:szCs w:val="24"/>
        </w:rPr>
        <w:t>.</w:t>
      </w:r>
      <w:r w:rsidR="00340991" w:rsidRPr="005010DE">
        <w:rPr>
          <w:szCs w:val="24"/>
        </w:rPr>
        <w:t xml:space="preserve"> </w:t>
      </w:r>
      <w:r w:rsidR="00312B4A" w:rsidRPr="00053883">
        <w:rPr>
          <w:szCs w:val="24"/>
        </w:rPr>
        <w:t>Safety is critical to our industry</w:t>
      </w:r>
      <w:r>
        <w:rPr>
          <w:szCs w:val="24"/>
        </w:rPr>
        <w:t>. It should no longer be acceptable</w:t>
      </w:r>
      <w:r w:rsidR="00312B4A" w:rsidRPr="00053883">
        <w:rPr>
          <w:szCs w:val="24"/>
        </w:rPr>
        <w:t xml:space="preserve"> to </w:t>
      </w:r>
      <w:r>
        <w:rPr>
          <w:szCs w:val="24"/>
        </w:rPr>
        <w:t>use</w:t>
      </w:r>
      <w:r w:rsidR="00312B4A" w:rsidRPr="00053883">
        <w:rPr>
          <w:szCs w:val="24"/>
        </w:rPr>
        <w:t xml:space="preserve"> a higher risk method of wind measurements (meteorological mast) </w:t>
      </w:r>
      <w:r>
        <w:rPr>
          <w:szCs w:val="24"/>
        </w:rPr>
        <w:t xml:space="preserve">as standard, </w:t>
      </w:r>
      <w:r w:rsidR="00312B4A" w:rsidRPr="00053883">
        <w:rPr>
          <w:szCs w:val="24"/>
        </w:rPr>
        <w:t xml:space="preserve">when a safer, lower risk, method (RSD) </w:t>
      </w:r>
      <w:r>
        <w:rPr>
          <w:szCs w:val="24"/>
        </w:rPr>
        <w:t>can also</w:t>
      </w:r>
      <w:r w:rsidRPr="00053883">
        <w:rPr>
          <w:szCs w:val="24"/>
        </w:rPr>
        <w:t xml:space="preserve"> </w:t>
      </w:r>
      <w:r w:rsidR="00312B4A" w:rsidRPr="00053883">
        <w:rPr>
          <w:szCs w:val="24"/>
        </w:rPr>
        <w:t>give technically acceptable results.</w:t>
      </w:r>
    </w:p>
    <w:p w14:paraId="68C22253" w14:textId="2D6303A9" w:rsidR="0074121C" w:rsidRPr="0074121C" w:rsidRDefault="0045020F" w:rsidP="0074121C">
      <w:pPr>
        <w:jc w:val="both"/>
        <w:rPr>
          <w:szCs w:val="24"/>
        </w:rPr>
      </w:pPr>
      <w:r>
        <w:rPr>
          <w:szCs w:val="24"/>
        </w:rPr>
        <w:t>Specifically</w:t>
      </w:r>
      <w:r w:rsidR="000F2E09">
        <w:rPr>
          <w:szCs w:val="24"/>
        </w:rPr>
        <w:t>,</w:t>
      </w:r>
      <w:r>
        <w:rPr>
          <w:szCs w:val="24"/>
        </w:rPr>
        <w:t xml:space="preserve"> in relation to site suitability, there are a number of relevant considerations for turbine safety, and certification:</w:t>
      </w:r>
    </w:p>
    <w:p w14:paraId="7AABB346" w14:textId="01BCC01F" w:rsidR="0074121C" w:rsidRPr="0045020F" w:rsidRDefault="003008CE" w:rsidP="00743CD7">
      <w:pPr>
        <w:pStyle w:val="ListParagraph"/>
        <w:numPr>
          <w:ilvl w:val="0"/>
          <w:numId w:val="10"/>
        </w:numPr>
        <w:jc w:val="both"/>
        <w:rPr>
          <w:szCs w:val="24"/>
        </w:rPr>
      </w:pPr>
      <w:r>
        <w:rPr>
          <w:szCs w:val="24"/>
        </w:rPr>
        <w:lastRenderedPageBreak/>
        <w:t>W</w:t>
      </w:r>
      <w:r w:rsidR="0074121C" w:rsidRPr="0045020F">
        <w:rPr>
          <w:szCs w:val="24"/>
        </w:rPr>
        <w:t>ind turbines are often operated close to the site</w:t>
      </w:r>
      <w:r w:rsidR="000F2E09">
        <w:rPr>
          <w:szCs w:val="24"/>
        </w:rPr>
        <w:t>-</w:t>
      </w:r>
      <w:r w:rsidR="0074121C" w:rsidRPr="0045020F">
        <w:rPr>
          <w:szCs w:val="24"/>
        </w:rPr>
        <w:t xml:space="preserve">specific conditions. Thus, uncertainty and bias originating from a </w:t>
      </w:r>
      <w:r w:rsidR="000F2E09">
        <w:rPr>
          <w:szCs w:val="24"/>
        </w:rPr>
        <w:t xml:space="preserve">site suitability analysis based on RSD TI measurements could </w:t>
      </w:r>
      <w:r w:rsidR="0074121C" w:rsidRPr="0045020F">
        <w:rPr>
          <w:szCs w:val="24"/>
        </w:rPr>
        <w:t xml:space="preserve">lead </w:t>
      </w:r>
      <w:r w:rsidR="000F2E09">
        <w:rPr>
          <w:szCs w:val="24"/>
        </w:rPr>
        <w:t xml:space="preserve">inadvertently </w:t>
      </w:r>
      <w:r w:rsidR="0074121C" w:rsidRPr="0045020F">
        <w:rPr>
          <w:szCs w:val="24"/>
        </w:rPr>
        <w:t xml:space="preserve">to </w:t>
      </w:r>
      <w:r w:rsidR="000F2E09">
        <w:rPr>
          <w:szCs w:val="24"/>
        </w:rPr>
        <w:t xml:space="preserve">the </w:t>
      </w:r>
      <w:r w:rsidR="0074121C" w:rsidRPr="0045020F">
        <w:rPr>
          <w:szCs w:val="24"/>
        </w:rPr>
        <w:t>bre</w:t>
      </w:r>
      <w:r w:rsidR="000F2E09">
        <w:rPr>
          <w:szCs w:val="24"/>
        </w:rPr>
        <w:t>a</w:t>
      </w:r>
      <w:r w:rsidR="0074121C" w:rsidRPr="0045020F">
        <w:rPr>
          <w:szCs w:val="24"/>
        </w:rPr>
        <w:t>ching</w:t>
      </w:r>
      <w:r w:rsidR="000F2E09">
        <w:rPr>
          <w:szCs w:val="24"/>
        </w:rPr>
        <w:t xml:space="preserve"> of</w:t>
      </w:r>
      <w:r w:rsidR="0074121C" w:rsidRPr="0045020F">
        <w:rPr>
          <w:szCs w:val="24"/>
        </w:rPr>
        <w:t xml:space="preserve"> fatigue load design limits of a WTG and thus component damage</w:t>
      </w:r>
      <w:r>
        <w:rPr>
          <w:szCs w:val="24"/>
        </w:rPr>
        <w:t xml:space="preserve"> and </w:t>
      </w:r>
      <w:r w:rsidR="0074121C" w:rsidRPr="0045020F">
        <w:rPr>
          <w:szCs w:val="24"/>
        </w:rPr>
        <w:t>increased failure rates</w:t>
      </w:r>
      <w:r>
        <w:rPr>
          <w:szCs w:val="24"/>
        </w:rPr>
        <w:t>,</w:t>
      </w:r>
      <w:r w:rsidR="0074121C" w:rsidRPr="0045020F">
        <w:rPr>
          <w:szCs w:val="24"/>
        </w:rPr>
        <w:t xml:space="preserve"> </w:t>
      </w:r>
      <w:proofErr w:type="spellStart"/>
      <w:r w:rsidR="0074121C" w:rsidRPr="0045020F">
        <w:rPr>
          <w:szCs w:val="24"/>
        </w:rPr>
        <w:t>jeopardi</w:t>
      </w:r>
      <w:r>
        <w:rPr>
          <w:szCs w:val="24"/>
        </w:rPr>
        <w:t>s</w:t>
      </w:r>
      <w:r w:rsidR="0074121C" w:rsidRPr="0045020F">
        <w:rPr>
          <w:szCs w:val="24"/>
        </w:rPr>
        <w:t>ing</w:t>
      </w:r>
      <w:proofErr w:type="spellEnd"/>
      <w:r w:rsidR="0074121C" w:rsidRPr="0045020F">
        <w:rPr>
          <w:szCs w:val="24"/>
        </w:rPr>
        <w:t xml:space="preserve"> the WTG’s structural integrity and thus result</w:t>
      </w:r>
      <w:r>
        <w:rPr>
          <w:szCs w:val="24"/>
        </w:rPr>
        <w:t>ing</w:t>
      </w:r>
      <w:r w:rsidR="0074121C" w:rsidRPr="0045020F">
        <w:rPr>
          <w:szCs w:val="24"/>
        </w:rPr>
        <w:t xml:space="preserve"> in safety issues. </w:t>
      </w:r>
    </w:p>
    <w:p w14:paraId="06D588AC" w14:textId="3054DE64" w:rsidR="0074121C" w:rsidRPr="000F2E09" w:rsidRDefault="0074121C" w:rsidP="00743CD7">
      <w:pPr>
        <w:pStyle w:val="ListParagraph"/>
        <w:numPr>
          <w:ilvl w:val="0"/>
          <w:numId w:val="10"/>
        </w:numPr>
        <w:jc w:val="both"/>
        <w:rPr>
          <w:szCs w:val="24"/>
        </w:rPr>
      </w:pPr>
      <w:r w:rsidRPr="0045020F">
        <w:rPr>
          <w:szCs w:val="24"/>
        </w:rPr>
        <w:t>Turbines are developed, designed and verified (prototype wind and load measurements) against anemometer turbulence intensity and the loads calculated based upon the</w:t>
      </w:r>
      <w:r w:rsidR="003008CE">
        <w:rPr>
          <w:szCs w:val="24"/>
        </w:rPr>
        <w:t>se turbulence measurements</w:t>
      </w:r>
      <w:r w:rsidRPr="0045020F">
        <w:rPr>
          <w:szCs w:val="24"/>
        </w:rPr>
        <w:t xml:space="preserve">. Any change in measurement technology and differences in turbulence intensity could lead to a ‘misalignment’ </w:t>
      </w:r>
      <w:r w:rsidR="003008CE">
        <w:rPr>
          <w:szCs w:val="24"/>
        </w:rPr>
        <w:t>or</w:t>
      </w:r>
      <w:r w:rsidRPr="0045020F">
        <w:rPr>
          <w:szCs w:val="24"/>
        </w:rPr>
        <w:t xml:space="preserve"> bias </w:t>
      </w:r>
      <w:r w:rsidR="003008CE">
        <w:rPr>
          <w:szCs w:val="24"/>
        </w:rPr>
        <w:t>in</w:t>
      </w:r>
      <w:r w:rsidRPr="0045020F">
        <w:rPr>
          <w:szCs w:val="24"/>
        </w:rPr>
        <w:t xml:space="preserve"> the design load calculations which ar</w:t>
      </w:r>
      <w:r w:rsidRPr="000F2E09">
        <w:rPr>
          <w:szCs w:val="24"/>
        </w:rPr>
        <w:t>e the basis for a turbine certification.</w:t>
      </w:r>
    </w:p>
    <w:p w14:paraId="0A9F052D" w14:textId="57E5AED0" w:rsidR="0074121C" w:rsidRPr="000F2E09" w:rsidRDefault="003008CE" w:rsidP="00743CD7">
      <w:pPr>
        <w:pStyle w:val="ListParagraph"/>
        <w:numPr>
          <w:ilvl w:val="0"/>
          <w:numId w:val="10"/>
        </w:numPr>
        <w:jc w:val="both"/>
        <w:rPr>
          <w:szCs w:val="24"/>
        </w:rPr>
      </w:pPr>
      <w:r>
        <w:rPr>
          <w:szCs w:val="24"/>
        </w:rPr>
        <w:t>T</w:t>
      </w:r>
      <w:r w:rsidR="0074121C" w:rsidRPr="000F2E09">
        <w:rPr>
          <w:szCs w:val="24"/>
        </w:rPr>
        <w:t>here could be a misalignment in turbulence intensity assumptions</w:t>
      </w:r>
      <w:r>
        <w:rPr>
          <w:szCs w:val="24"/>
        </w:rPr>
        <w:t xml:space="preserve"> </w:t>
      </w:r>
      <w:r w:rsidR="0074121C" w:rsidRPr="000F2E09">
        <w:rPr>
          <w:szCs w:val="24"/>
        </w:rPr>
        <w:t xml:space="preserve">on a project level. </w:t>
      </w:r>
      <w:r>
        <w:rPr>
          <w:szCs w:val="24"/>
        </w:rPr>
        <w:t>T</w:t>
      </w:r>
      <w:r w:rsidR="0074121C" w:rsidRPr="000F2E09">
        <w:rPr>
          <w:szCs w:val="24"/>
        </w:rPr>
        <w:t>urbine</w:t>
      </w:r>
      <w:r>
        <w:rPr>
          <w:szCs w:val="24"/>
        </w:rPr>
        <w:t>s are</w:t>
      </w:r>
      <w:r w:rsidR="0074121C" w:rsidRPr="000F2E09">
        <w:rPr>
          <w:szCs w:val="24"/>
        </w:rPr>
        <w:t xml:space="preserve"> designed and certified against anemometer TI. If, as part of a wind farm certification or due diligence, on-site </w:t>
      </w:r>
      <w:r>
        <w:rPr>
          <w:szCs w:val="24"/>
        </w:rPr>
        <w:t>RSD</w:t>
      </w:r>
      <w:r w:rsidR="0074121C" w:rsidRPr="000F2E09">
        <w:rPr>
          <w:szCs w:val="24"/>
        </w:rPr>
        <w:t xml:space="preserve"> TI data are being </w:t>
      </w:r>
      <w:r>
        <w:rPr>
          <w:szCs w:val="24"/>
        </w:rPr>
        <w:t>used</w:t>
      </w:r>
      <w:r w:rsidR="0074121C" w:rsidRPr="000F2E09">
        <w:rPr>
          <w:szCs w:val="24"/>
        </w:rPr>
        <w:t xml:space="preserve">, the TI prediction method needs to be sufficiently precise to produce a TI level comparable with the measurement technology </w:t>
      </w:r>
      <w:r>
        <w:rPr>
          <w:szCs w:val="24"/>
        </w:rPr>
        <w:t xml:space="preserve">(anemometers) </w:t>
      </w:r>
      <w:r w:rsidR="0074121C" w:rsidRPr="000F2E09">
        <w:rPr>
          <w:szCs w:val="24"/>
        </w:rPr>
        <w:t>used in the actual design of the turbine.</w:t>
      </w:r>
    </w:p>
    <w:p w14:paraId="51FF2F10" w14:textId="53153BB1" w:rsidR="005524B3" w:rsidRDefault="004374F7">
      <w:pPr>
        <w:jc w:val="both"/>
        <w:rPr>
          <w:szCs w:val="24"/>
        </w:rPr>
      </w:pPr>
      <w:r w:rsidRPr="00053883">
        <w:rPr>
          <w:szCs w:val="24"/>
        </w:rPr>
        <w:t>Therefore, w</w:t>
      </w:r>
      <w:r w:rsidR="00CA723F" w:rsidRPr="00053883">
        <w:rPr>
          <w:szCs w:val="24"/>
        </w:rPr>
        <w:t xml:space="preserve">hile it is currently not </w:t>
      </w:r>
      <w:r w:rsidR="005524B3">
        <w:rPr>
          <w:szCs w:val="24"/>
        </w:rPr>
        <w:t>broadly accepted</w:t>
      </w:r>
      <w:r w:rsidR="00CA723F" w:rsidRPr="00053883">
        <w:rPr>
          <w:szCs w:val="24"/>
        </w:rPr>
        <w:t xml:space="preserve"> to deploy standalone RSD for all sites</w:t>
      </w:r>
      <w:r w:rsidR="00312B4A" w:rsidRPr="00053883">
        <w:rPr>
          <w:szCs w:val="24"/>
        </w:rPr>
        <w:t xml:space="preserve"> or for all measurement purposes</w:t>
      </w:r>
      <w:r w:rsidR="00CA723F" w:rsidRPr="00053883">
        <w:rPr>
          <w:szCs w:val="24"/>
        </w:rPr>
        <w:t xml:space="preserve">, </w:t>
      </w:r>
      <w:r w:rsidRPr="00053883">
        <w:rPr>
          <w:szCs w:val="24"/>
        </w:rPr>
        <w:t>the mission of CFARS remains</w:t>
      </w:r>
      <w:r w:rsidR="00C8684F">
        <w:rPr>
          <w:szCs w:val="24"/>
        </w:rPr>
        <w:t>:</w:t>
      </w:r>
      <w:r w:rsidR="006A7073">
        <w:rPr>
          <w:szCs w:val="24"/>
        </w:rPr>
        <w:t xml:space="preserve"> </w:t>
      </w:r>
      <w:r w:rsidRPr="00053883">
        <w:rPr>
          <w:szCs w:val="24"/>
        </w:rPr>
        <w:t>to increase the acceptance of RSD</w:t>
      </w:r>
      <w:r w:rsidR="00C8684F">
        <w:rPr>
          <w:szCs w:val="24"/>
        </w:rPr>
        <w:t>s,</w:t>
      </w:r>
      <w:r w:rsidRPr="00053883">
        <w:rPr>
          <w:szCs w:val="24"/>
        </w:rPr>
        <w:t xml:space="preserve"> </w:t>
      </w:r>
      <w:r w:rsidR="00875059" w:rsidRPr="00053883">
        <w:rPr>
          <w:szCs w:val="24"/>
        </w:rPr>
        <w:t>by demonstrating their validity across the full life cycle of wind project development</w:t>
      </w:r>
      <w:r w:rsidR="00340991" w:rsidRPr="005010DE">
        <w:rPr>
          <w:szCs w:val="24"/>
        </w:rPr>
        <w:t xml:space="preserve"> and spe</w:t>
      </w:r>
      <w:r w:rsidR="00340991" w:rsidRPr="004E6520">
        <w:rPr>
          <w:szCs w:val="24"/>
        </w:rPr>
        <w:t>cifica</w:t>
      </w:r>
      <w:r w:rsidR="00340991" w:rsidRPr="008E3002">
        <w:rPr>
          <w:szCs w:val="24"/>
        </w:rPr>
        <w:t xml:space="preserve">lly, </w:t>
      </w:r>
      <w:r w:rsidR="00340991" w:rsidRPr="00FA6E6E">
        <w:rPr>
          <w:szCs w:val="24"/>
        </w:rPr>
        <w:t>in the case o</w:t>
      </w:r>
      <w:r w:rsidR="00340991" w:rsidRPr="004B06FF">
        <w:rPr>
          <w:szCs w:val="24"/>
        </w:rPr>
        <w:t>f this wh</w:t>
      </w:r>
      <w:r w:rsidR="00340991" w:rsidRPr="0007546B">
        <w:rPr>
          <w:szCs w:val="24"/>
        </w:rPr>
        <w:t xml:space="preserve">itepaper, </w:t>
      </w:r>
      <w:r w:rsidR="00340991" w:rsidRPr="00FF368D">
        <w:rPr>
          <w:szCs w:val="24"/>
        </w:rPr>
        <w:t xml:space="preserve">for </w:t>
      </w:r>
      <w:r w:rsidR="00340991" w:rsidRPr="00DF0DE4">
        <w:rPr>
          <w:szCs w:val="24"/>
        </w:rPr>
        <w:t>s</w:t>
      </w:r>
      <w:r w:rsidR="00340991" w:rsidRPr="00ED15DE">
        <w:rPr>
          <w:szCs w:val="24"/>
        </w:rPr>
        <w:t>ite suitability.</w:t>
      </w:r>
      <w:r w:rsidR="00DA1D7A" w:rsidRPr="00ED15DE">
        <w:rPr>
          <w:szCs w:val="24"/>
        </w:rPr>
        <w:t xml:space="preserve"> </w:t>
      </w:r>
    </w:p>
    <w:p w14:paraId="00000028" w14:textId="247D2820" w:rsidR="009E2D3C" w:rsidRPr="005010DE" w:rsidRDefault="00B855CF">
      <w:pPr>
        <w:jc w:val="both"/>
        <w:rPr>
          <w:szCs w:val="24"/>
        </w:rPr>
      </w:pPr>
      <w:r w:rsidRPr="00ED15DE">
        <w:rPr>
          <w:szCs w:val="24"/>
        </w:rPr>
        <w:t>Nonetheless</w:t>
      </w:r>
      <w:r w:rsidRPr="005010DE">
        <w:rPr>
          <w:szCs w:val="24"/>
        </w:rPr>
        <w:t>, two compounding challenges l</w:t>
      </w:r>
      <w:r w:rsidR="00952EBF" w:rsidRPr="005010DE">
        <w:rPr>
          <w:szCs w:val="24"/>
        </w:rPr>
        <w:t>ie</w:t>
      </w:r>
      <w:r w:rsidRPr="005010DE">
        <w:rPr>
          <w:szCs w:val="24"/>
        </w:rPr>
        <w:t xml:space="preserve"> ahead on the road to RSD derived turbine site suitability decisions. The first challenge is the fundamental</w:t>
      </w:r>
      <w:r w:rsidRPr="004E6520">
        <w:rPr>
          <w:szCs w:val="24"/>
        </w:rPr>
        <w:t xml:space="preserve"> difference between cup anemometer and RSD wind measurement principles. </w:t>
      </w:r>
      <w:sdt>
        <w:sdtPr>
          <w:tag w:val="goog_rdk_219"/>
          <w:id w:val="-1978682100"/>
        </w:sdtPr>
        <w:sdtContent/>
      </w:sdt>
      <w:r w:rsidRPr="005010DE">
        <w:rPr>
          <w:szCs w:val="24"/>
        </w:rPr>
        <w:t xml:space="preserve">The RSD measures across a </w:t>
      </w:r>
      <w:r w:rsidRPr="005010DE">
        <w:rPr>
          <w:i/>
          <w:szCs w:val="24"/>
        </w:rPr>
        <w:t>volume of air</w:t>
      </w:r>
      <w:r w:rsidR="00686A14">
        <w:rPr>
          <w:szCs w:val="24"/>
        </w:rPr>
        <w:t xml:space="preserve"> (assum</w:t>
      </w:r>
      <w:r w:rsidR="00B358D6">
        <w:rPr>
          <w:szCs w:val="24"/>
        </w:rPr>
        <w:t>ing</w:t>
      </w:r>
      <w:r w:rsidR="00686A14">
        <w:rPr>
          <w:szCs w:val="24"/>
        </w:rPr>
        <w:t xml:space="preserve"> homogenous flow through this measurement volume</w:t>
      </w:r>
      <w:r w:rsidR="00B358D6">
        <w:rPr>
          <w:szCs w:val="24"/>
        </w:rPr>
        <w:t xml:space="preserve"> and can therefore be adversely affected by complex flows</w:t>
      </w:r>
      <w:r w:rsidR="00686A14">
        <w:rPr>
          <w:szCs w:val="24"/>
        </w:rPr>
        <w:t>),</w:t>
      </w:r>
      <w:r w:rsidRPr="005010DE">
        <w:rPr>
          <w:szCs w:val="24"/>
        </w:rPr>
        <w:t xml:space="preserve"> while cups measure at a single point.</w:t>
      </w:r>
      <w:r w:rsidR="00014670">
        <w:rPr>
          <w:szCs w:val="24"/>
        </w:rPr>
        <w:t xml:space="preserve"> </w:t>
      </w:r>
      <w:r w:rsidR="00AD7B4B">
        <w:rPr>
          <w:szCs w:val="24"/>
        </w:rPr>
        <w:t>Although</w:t>
      </w:r>
      <w:r w:rsidR="00AD7B4B" w:rsidRPr="005010DE">
        <w:rPr>
          <w:szCs w:val="24"/>
        </w:rPr>
        <w:t xml:space="preserve"> </w:t>
      </w:r>
      <w:r w:rsidRPr="005010DE">
        <w:rPr>
          <w:szCs w:val="24"/>
        </w:rPr>
        <w:t xml:space="preserve">both cup anemometers and RSDs are influenced by vertical wind speed, an RSD can isolate this </w:t>
      </w:r>
      <w:r w:rsidRPr="004E6520">
        <w:rPr>
          <w:szCs w:val="24"/>
        </w:rPr>
        <w:t xml:space="preserve">component from the TI measurement, while a cup anemometer cannot decompose velocity vectors. As a result, cup anemometer and RSD TI measurements vary </w:t>
      </w:r>
      <w:sdt>
        <w:sdtPr>
          <w:rPr>
            <w:szCs w:val="24"/>
          </w:rPr>
          <w:tag w:val="goog_rdk_205"/>
          <w:id w:val="-361516970"/>
        </w:sdtPr>
        <w:sdtContent/>
      </w:sdt>
      <w:r w:rsidRPr="00053883">
        <w:rPr>
          <w:szCs w:val="24"/>
        </w:rPr>
        <w:t>even when collocated. Therefore, while both cup anemometer and RSD</w:t>
      </w:r>
      <w:r w:rsidR="00202E58" w:rsidRPr="005010DE">
        <w:rPr>
          <w:szCs w:val="24"/>
        </w:rPr>
        <w:t xml:space="preserve">s </w:t>
      </w:r>
      <w:r w:rsidR="00202E58" w:rsidRPr="00053883">
        <w:rPr>
          <w:szCs w:val="24"/>
        </w:rPr>
        <w:t>indicate TI, the measured turbulence fundamentally differs hence the direct comparison between the two observations requires more care</w:t>
      </w:r>
      <w:r w:rsidR="00202E58" w:rsidRPr="005010DE">
        <w:rPr>
          <w:szCs w:val="24"/>
        </w:rPr>
        <w:t>.</w:t>
      </w:r>
    </w:p>
    <w:p w14:paraId="00000029" w14:textId="162ED1CB" w:rsidR="009E2D3C" w:rsidRPr="00C46999" w:rsidRDefault="00B855CF">
      <w:pPr>
        <w:jc w:val="both"/>
        <w:rPr>
          <w:b/>
          <w:szCs w:val="24"/>
        </w:rPr>
      </w:pPr>
      <w:r w:rsidRPr="00C46999">
        <w:rPr>
          <w:szCs w:val="24"/>
        </w:rPr>
        <w:t xml:space="preserve">The second, perhaps more formidable challenge, is centered on </w:t>
      </w:r>
      <w:r w:rsidRPr="00C46999">
        <w:rPr>
          <w:i/>
          <w:szCs w:val="24"/>
        </w:rPr>
        <w:t>what we do as an industry about the inherent cup to RSD measurement differences</w:t>
      </w:r>
      <w:r w:rsidRPr="00C46999">
        <w:rPr>
          <w:szCs w:val="24"/>
        </w:rPr>
        <w:t xml:space="preserve">. The CFARS Site Suitability subgroup formed with the </w:t>
      </w:r>
      <w:sdt>
        <w:sdtPr>
          <w:rPr>
            <w:szCs w:val="24"/>
          </w:rPr>
          <w:tag w:val="goog_rdk_31"/>
          <w:id w:val="-196394012"/>
        </w:sdtPr>
        <w:sdtContent/>
      </w:sdt>
      <w:sdt>
        <w:sdtPr>
          <w:rPr>
            <w:szCs w:val="24"/>
          </w:rPr>
          <w:tag w:val="goog_rdk_32"/>
          <w:id w:val="-744339303"/>
        </w:sdtPr>
        <w:sdtContent/>
      </w:sdt>
      <w:r w:rsidRPr="00C46999">
        <w:rPr>
          <w:b/>
          <w:szCs w:val="24"/>
        </w:rPr>
        <w:t>mission to fra</w:t>
      </w:r>
      <w:sdt>
        <w:sdtPr>
          <w:rPr>
            <w:szCs w:val="24"/>
          </w:rPr>
          <w:tag w:val="goog_rdk_183"/>
          <w:id w:val="1474567446"/>
        </w:sdtPr>
        <w:sdtContent/>
      </w:sdt>
      <w:r w:rsidRPr="00C46999">
        <w:rPr>
          <w:b/>
          <w:szCs w:val="24"/>
        </w:rPr>
        <w:t xml:space="preserve">me the discussion on how best to increase confidence in </w:t>
      </w:r>
      <w:r w:rsidR="003008CE">
        <w:rPr>
          <w:b/>
          <w:szCs w:val="24"/>
        </w:rPr>
        <w:t xml:space="preserve">the use of </w:t>
      </w:r>
      <w:r w:rsidR="00B12707" w:rsidRPr="00771602">
        <w:rPr>
          <w:b/>
          <w:szCs w:val="24"/>
        </w:rPr>
        <w:t xml:space="preserve">ground based, vertical </w:t>
      </w:r>
      <w:r w:rsidRPr="00C46999">
        <w:rPr>
          <w:b/>
          <w:szCs w:val="24"/>
        </w:rPr>
        <w:t>profiling, RSD for onshore site suitability assessments and build consensus on</w:t>
      </w:r>
      <w:r w:rsidRPr="00771602">
        <w:rPr>
          <w:b/>
          <w:szCs w:val="24"/>
        </w:rPr>
        <w:t xml:space="preserve"> RSD use</w:t>
      </w:r>
      <w:r w:rsidR="00B12707" w:rsidRPr="00771602">
        <w:rPr>
          <w:b/>
          <w:szCs w:val="24"/>
        </w:rPr>
        <w:t>, bo</w:t>
      </w:r>
      <w:r w:rsidR="00B12707" w:rsidRPr="00014670">
        <w:rPr>
          <w:b/>
          <w:szCs w:val="24"/>
        </w:rPr>
        <w:t>th</w:t>
      </w:r>
      <w:r w:rsidRPr="00014670">
        <w:rPr>
          <w:b/>
          <w:szCs w:val="24"/>
        </w:rPr>
        <w:t xml:space="preserve"> as</w:t>
      </w:r>
      <w:r w:rsidR="00B12707" w:rsidRPr="00014670">
        <w:rPr>
          <w:b/>
          <w:szCs w:val="24"/>
        </w:rPr>
        <w:t xml:space="preserve"> a</w:t>
      </w:r>
      <w:r w:rsidRPr="00014670">
        <w:rPr>
          <w:b/>
          <w:szCs w:val="24"/>
        </w:rPr>
        <w:t xml:space="preserve"> collocated and a standalone</w:t>
      </w:r>
      <w:r w:rsidR="00B12707" w:rsidRPr="00C46999">
        <w:rPr>
          <w:rStyle w:val="FootnoteReference"/>
          <w:b/>
          <w:szCs w:val="24"/>
        </w:rPr>
        <w:footnoteReference w:id="2"/>
      </w:r>
      <w:r w:rsidRPr="00C46999">
        <w:rPr>
          <w:b/>
          <w:szCs w:val="24"/>
        </w:rPr>
        <w:t xml:space="preserve"> device.</w:t>
      </w:r>
    </w:p>
    <w:p w14:paraId="66C07897" w14:textId="1C9D876A" w:rsidR="00DA1D7A" w:rsidRPr="00014670" w:rsidRDefault="00655CD5" w:rsidP="00686A14">
      <w:pPr>
        <w:rPr>
          <w:szCs w:val="24"/>
        </w:rPr>
      </w:pPr>
      <w:r w:rsidRPr="00771602">
        <w:rPr>
          <w:szCs w:val="24"/>
        </w:rPr>
        <w:lastRenderedPageBreak/>
        <w:t>While t</w:t>
      </w:r>
      <w:r w:rsidR="00CA723F" w:rsidRPr="00771602">
        <w:rPr>
          <w:szCs w:val="24"/>
        </w:rPr>
        <w:t>he use</w:t>
      </w:r>
      <w:r w:rsidRPr="00771602">
        <w:rPr>
          <w:szCs w:val="24"/>
        </w:rPr>
        <w:t xml:space="preserve"> and relevance of accurate</w:t>
      </w:r>
      <w:r w:rsidR="00CA723F" w:rsidRPr="00771602">
        <w:rPr>
          <w:szCs w:val="24"/>
        </w:rPr>
        <w:t xml:space="preserve"> TI measur</w:t>
      </w:r>
      <w:r w:rsidR="00CA723F" w:rsidRPr="00014670">
        <w:rPr>
          <w:szCs w:val="24"/>
        </w:rPr>
        <w:t xml:space="preserve">ements </w:t>
      </w:r>
      <w:r w:rsidRPr="00014670">
        <w:rPr>
          <w:szCs w:val="24"/>
        </w:rPr>
        <w:t>(and therefore</w:t>
      </w:r>
      <w:r w:rsidR="00660EE3" w:rsidRPr="00014670">
        <w:rPr>
          <w:szCs w:val="24"/>
        </w:rPr>
        <w:t xml:space="preserve"> </w:t>
      </w:r>
      <w:r w:rsidRPr="00014670">
        <w:rPr>
          <w:szCs w:val="24"/>
        </w:rPr>
        <w:t>the correct relationship between RSD and cup TI measurements</w:t>
      </w:r>
      <w:r w:rsidR="00660EE3" w:rsidRPr="00014670">
        <w:rPr>
          <w:szCs w:val="24"/>
        </w:rPr>
        <w:t>)</w:t>
      </w:r>
      <w:r w:rsidRPr="00014670">
        <w:rPr>
          <w:szCs w:val="24"/>
        </w:rPr>
        <w:t xml:space="preserve"> </w:t>
      </w:r>
      <w:r w:rsidR="00CA723F" w:rsidRPr="00014670">
        <w:rPr>
          <w:szCs w:val="24"/>
        </w:rPr>
        <w:t xml:space="preserve">is not limited </w:t>
      </w:r>
      <w:r w:rsidRPr="00014670">
        <w:rPr>
          <w:szCs w:val="24"/>
        </w:rPr>
        <w:t xml:space="preserve">only </w:t>
      </w:r>
      <w:r w:rsidR="00CA723F" w:rsidRPr="00014670">
        <w:rPr>
          <w:szCs w:val="24"/>
        </w:rPr>
        <w:t xml:space="preserve">to site suitability and turbine </w:t>
      </w:r>
      <w:r w:rsidRPr="00014670">
        <w:rPr>
          <w:szCs w:val="24"/>
        </w:rPr>
        <w:t>loads</w:t>
      </w:r>
      <w:r w:rsidR="00CA723F" w:rsidRPr="00014670">
        <w:rPr>
          <w:szCs w:val="24"/>
        </w:rPr>
        <w:t xml:space="preserve"> models</w:t>
      </w:r>
      <w:r w:rsidR="00660EE3" w:rsidRPr="00014670">
        <w:rPr>
          <w:szCs w:val="24"/>
        </w:rPr>
        <w:t>,</w:t>
      </w:r>
      <w:r w:rsidR="00CA723F" w:rsidRPr="00014670">
        <w:rPr>
          <w:szCs w:val="24"/>
        </w:rPr>
        <w:t xml:space="preserve"> the scope of this whitepaper is </w:t>
      </w:r>
      <w:r w:rsidRPr="00014670">
        <w:rPr>
          <w:szCs w:val="24"/>
        </w:rPr>
        <w:t>narrow and focused solely on increasing the acceptance of RSDs for turbine site suitability assessment</w:t>
      </w:r>
      <w:r w:rsidR="003008CE">
        <w:rPr>
          <w:rStyle w:val="FootnoteReference"/>
          <w:szCs w:val="24"/>
        </w:rPr>
        <w:footnoteReference w:id="3"/>
      </w:r>
      <w:r w:rsidRPr="00014670">
        <w:rPr>
          <w:szCs w:val="24"/>
        </w:rPr>
        <w:t>.</w:t>
      </w:r>
      <w:r w:rsidR="0014205D">
        <w:rPr>
          <w:szCs w:val="24"/>
        </w:rPr>
        <w:t xml:space="preserve"> </w:t>
      </w:r>
      <w:r w:rsidR="00660EE3" w:rsidRPr="00014670">
        <w:rPr>
          <w:szCs w:val="24"/>
        </w:rPr>
        <w:t xml:space="preserve">This whitepaper does not address the </w:t>
      </w:r>
      <w:r w:rsidR="00CA723F" w:rsidRPr="00014670">
        <w:rPr>
          <w:szCs w:val="24"/>
        </w:rPr>
        <w:t xml:space="preserve">impact </w:t>
      </w:r>
      <w:r w:rsidR="00660EE3" w:rsidRPr="00014670">
        <w:rPr>
          <w:szCs w:val="24"/>
        </w:rPr>
        <w:t xml:space="preserve">of TI </w:t>
      </w:r>
      <w:r w:rsidR="00CA723F" w:rsidRPr="00014670">
        <w:rPr>
          <w:szCs w:val="24"/>
        </w:rPr>
        <w:t>on AEP estimates</w:t>
      </w:r>
      <w:r w:rsidR="00660EE3" w:rsidRPr="00014670">
        <w:rPr>
          <w:szCs w:val="24"/>
        </w:rPr>
        <w:t>, nor does it consider</w:t>
      </w:r>
      <w:r w:rsidR="00CA723F" w:rsidRPr="00014670">
        <w:rPr>
          <w:szCs w:val="24"/>
        </w:rPr>
        <w:t xml:space="preserve"> RSD </w:t>
      </w:r>
      <w:r w:rsidR="00660EE3" w:rsidRPr="00014670">
        <w:rPr>
          <w:szCs w:val="24"/>
        </w:rPr>
        <w:t xml:space="preserve">measurements for </w:t>
      </w:r>
      <w:r w:rsidR="00CA723F" w:rsidRPr="00014670">
        <w:rPr>
          <w:szCs w:val="24"/>
        </w:rPr>
        <w:t xml:space="preserve">power </w:t>
      </w:r>
      <w:r w:rsidR="00660EE3" w:rsidRPr="00014670">
        <w:rPr>
          <w:szCs w:val="24"/>
        </w:rPr>
        <w:t>performance</w:t>
      </w:r>
      <w:r w:rsidR="00CA723F" w:rsidRPr="00014670">
        <w:rPr>
          <w:szCs w:val="24"/>
        </w:rPr>
        <w:t>.</w:t>
      </w:r>
    </w:p>
    <w:p w14:paraId="0000002B" w14:textId="2CBF71D7" w:rsidR="009E2D3C" w:rsidRPr="00053883" w:rsidRDefault="00B855CF" w:rsidP="00053883">
      <w:pPr>
        <w:pStyle w:val="Heading1"/>
      </w:pPr>
      <w:bookmarkStart w:id="9" w:name="_Toc59575311"/>
      <w:r w:rsidRPr="00053883">
        <w:t>R&amp;D Framework</w:t>
      </w:r>
      <w:bookmarkEnd w:id="9"/>
      <w:r w:rsidRPr="00053883">
        <w:t xml:space="preserve"> </w:t>
      </w:r>
    </w:p>
    <w:p w14:paraId="0000002C" w14:textId="68FED1BF" w:rsidR="009E2D3C" w:rsidRPr="00FA6E6E" w:rsidRDefault="00B855CF">
      <w:pPr>
        <w:jc w:val="both"/>
        <w:rPr>
          <w:szCs w:val="24"/>
        </w:rPr>
      </w:pPr>
      <w:r w:rsidRPr="005010DE">
        <w:rPr>
          <w:szCs w:val="24"/>
        </w:rPr>
        <w:t>The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w:t>
      </w:r>
      <w:r w:rsidR="00AE3865">
        <w:rPr>
          <w:szCs w:val="24"/>
        </w:rPr>
        <w:t xml:space="preserve"> has</w:t>
      </w:r>
      <w:r w:rsidRPr="005010DE">
        <w:rPr>
          <w:szCs w:val="24"/>
        </w:rPr>
        <w:t xml:space="preserve"> established an open and novel R&amp;D framework to achieve its mission an</w:t>
      </w:r>
      <w:r w:rsidRPr="004E6520">
        <w:rPr>
          <w:szCs w:val="24"/>
        </w:rPr>
        <w:t xml:space="preserve">d </w:t>
      </w:r>
      <w:r w:rsidR="00165C6F">
        <w:rPr>
          <w:szCs w:val="24"/>
        </w:rPr>
        <w:t xml:space="preserve">to </w:t>
      </w:r>
      <w:r w:rsidRPr="004E6520">
        <w:rPr>
          <w:szCs w:val="24"/>
        </w:rPr>
        <w:t>support the industry’s desire for alignment on best practice guidance to resolve the inherent differences between cup anemometers and onshore, single-profiling, ground-based, RSD TI measurements. The site suitability R&amp;D framework consists of three pill</w:t>
      </w:r>
      <w:r w:rsidRPr="008E3002">
        <w:rPr>
          <w:szCs w:val="24"/>
        </w:rPr>
        <w:t>ars, each founded w</w:t>
      </w:r>
      <w:r w:rsidRPr="00FA6E6E">
        <w:rPr>
          <w:szCs w:val="24"/>
        </w:rPr>
        <w:t xml:space="preserve">ith the objective to provide data-driven answers to persistent RSD measurement questions. </w:t>
      </w:r>
    </w:p>
    <w:p w14:paraId="0000002D" w14:textId="1B2E8F9F" w:rsidR="009E2D3C" w:rsidRPr="008E3002" w:rsidRDefault="00CF39BC">
      <w:pPr>
        <w:jc w:val="both"/>
        <w:rPr>
          <w:szCs w:val="24"/>
        </w:rPr>
      </w:pPr>
      <w:r>
        <w:rPr>
          <w:szCs w:val="24"/>
        </w:rPr>
        <w:t>Pillar 1</w:t>
      </w:r>
      <w:r w:rsidR="00B855CF" w:rsidRPr="00ED15DE">
        <w:rPr>
          <w:szCs w:val="24"/>
        </w:rPr>
        <w:t xml:space="preserve"> of the framework is a benchmarking exercise, which measures the magnitude of TI measurement differences between a reference cup and a redundant cup as well as between an RSD and a reference cup within a collocated, concurrent, dataset for several independent projects. While previous studies have highlighted inconsistencies in measurements between cups </w:t>
      </w:r>
      <w:sdt>
        <w:sdtPr>
          <w:tag w:val="goog_rdk_34"/>
          <w:id w:val="1040317188"/>
        </w:sdtPr>
        <w:sdtContent/>
      </w:sdt>
      <w:r w:rsidR="00B855CF" w:rsidRPr="005010DE">
        <w:rPr>
          <w:szCs w:val="24"/>
        </w:rPr>
        <w:t>from varying m</w:t>
      </w:r>
      <w:sdt>
        <w:sdtPr>
          <w:tag w:val="goog_rdk_162"/>
          <w:id w:val="1133528935"/>
        </w:sdtPr>
        <w:sdtContent/>
      </w:sdt>
      <w:r w:rsidR="00B855CF" w:rsidRPr="005010DE">
        <w:rPr>
          <w:szCs w:val="24"/>
        </w:rPr>
        <w:t>anufacturers</w:t>
      </w:r>
      <w:r w:rsidR="009431C3">
        <w:rPr>
          <w:szCs w:val="24"/>
        </w:rPr>
        <w:t xml:space="preserve"> [</w:t>
      </w:r>
      <w:r w:rsidR="009431C3" w:rsidRPr="00743CD7">
        <w:rPr>
          <w:szCs w:val="24"/>
          <w:highlight w:val="yellow"/>
        </w:rPr>
        <w:t>ref inflow/stability response of cups</w:t>
      </w:r>
      <w:r w:rsidR="009431C3">
        <w:rPr>
          <w:szCs w:val="24"/>
        </w:rPr>
        <w:t>]</w:t>
      </w:r>
      <w:r w:rsidR="00B855CF" w:rsidRPr="005010DE">
        <w:rPr>
          <w:szCs w:val="24"/>
        </w:rPr>
        <w:t xml:space="preserve">, the CFARS stakeholders agreed there is value in performing the first industry-wide round-robin evaluation of inherent cup-to-cup measurement discrepancies </w:t>
      </w:r>
      <w:r w:rsidR="00165C6F">
        <w:rPr>
          <w:szCs w:val="24"/>
        </w:rPr>
        <w:t>aimed at</w:t>
      </w:r>
      <w:r w:rsidR="00165C6F" w:rsidRPr="005010DE">
        <w:rPr>
          <w:szCs w:val="24"/>
        </w:rPr>
        <w:t xml:space="preserve"> </w:t>
      </w:r>
      <w:r w:rsidR="00B855CF" w:rsidRPr="005010DE">
        <w:rPr>
          <w:szCs w:val="24"/>
        </w:rPr>
        <w:t>el</w:t>
      </w:r>
      <w:r w:rsidR="00B855CF" w:rsidRPr="004E6520">
        <w:rPr>
          <w:szCs w:val="24"/>
        </w:rPr>
        <w:t>ucidating how the cup-to-cup discrepancies compare to the magnitude of</w:t>
      </w:r>
      <w:r w:rsidR="00165C6F">
        <w:rPr>
          <w:szCs w:val="24"/>
        </w:rPr>
        <w:t xml:space="preserve"> </w:t>
      </w:r>
      <w:r w:rsidR="00165C6F" w:rsidRPr="004E6520">
        <w:rPr>
          <w:szCs w:val="24"/>
        </w:rPr>
        <w:t>discrepanc</w:t>
      </w:r>
      <w:r w:rsidR="00165C6F">
        <w:rPr>
          <w:szCs w:val="24"/>
        </w:rPr>
        <w:t xml:space="preserve">y between cup anemometer measurements and RSD measurements both </w:t>
      </w:r>
      <w:r w:rsidR="00165C6F" w:rsidRPr="004E6520">
        <w:rPr>
          <w:szCs w:val="24"/>
        </w:rPr>
        <w:t>un</w:t>
      </w:r>
      <w:r w:rsidR="00165C6F">
        <w:rPr>
          <w:szCs w:val="24"/>
        </w:rPr>
        <w:t>adjust</w:t>
      </w:r>
      <w:r w:rsidR="00165C6F" w:rsidRPr="004E6520">
        <w:rPr>
          <w:szCs w:val="24"/>
        </w:rPr>
        <w:t>ed</w:t>
      </w:r>
      <w:r w:rsidR="00165C6F">
        <w:rPr>
          <w:szCs w:val="24"/>
        </w:rPr>
        <w:t xml:space="preserve"> </w:t>
      </w:r>
      <w:r w:rsidR="00B855CF" w:rsidRPr="004E6520">
        <w:rPr>
          <w:szCs w:val="24"/>
        </w:rPr>
        <w:t xml:space="preserve">and </w:t>
      </w:r>
      <w:r w:rsidR="00165C6F">
        <w:rPr>
          <w:szCs w:val="24"/>
        </w:rPr>
        <w:t>adjus</w:t>
      </w:r>
      <w:r w:rsidR="00165C6F" w:rsidRPr="004E6520">
        <w:rPr>
          <w:szCs w:val="24"/>
        </w:rPr>
        <w:t>ted</w:t>
      </w:r>
      <w:r w:rsidR="00B855CF" w:rsidRPr="004E6520">
        <w:rPr>
          <w:szCs w:val="24"/>
        </w:rPr>
        <w:t xml:space="preserve">. Several RSD TI </w:t>
      </w:r>
      <w:r w:rsidR="00550BAA">
        <w:rPr>
          <w:szCs w:val="24"/>
        </w:rPr>
        <w:t>adjustment</w:t>
      </w:r>
      <w:r w:rsidR="00550BAA" w:rsidRPr="004E6520">
        <w:rPr>
          <w:szCs w:val="24"/>
        </w:rPr>
        <w:t xml:space="preserve"> </w:t>
      </w:r>
      <w:r w:rsidR="00B855CF" w:rsidRPr="004E6520">
        <w:rPr>
          <w:szCs w:val="24"/>
        </w:rPr>
        <w:t xml:space="preserve">methods, </w:t>
      </w:r>
      <w:r w:rsidR="00165C6F">
        <w:rPr>
          <w:szCs w:val="24"/>
        </w:rPr>
        <w:t xml:space="preserve">including </w:t>
      </w:r>
      <w:r w:rsidR="00B855CF" w:rsidRPr="004E6520">
        <w:rPr>
          <w:szCs w:val="24"/>
        </w:rPr>
        <w:t>site-specific and global</w:t>
      </w:r>
      <w:r w:rsidR="00D30077">
        <w:rPr>
          <w:szCs w:val="24"/>
        </w:rPr>
        <w:t xml:space="preserve"> configurations</w:t>
      </w:r>
      <w:r w:rsidR="00B855CF" w:rsidRPr="004E6520">
        <w:rPr>
          <w:szCs w:val="24"/>
        </w:rPr>
        <w:t>, are tested in this benchmarking activity.</w:t>
      </w:r>
    </w:p>
    <w:p w14:paraId="5F1E62B3" w14:textId="1A529739" w:rsidR="00D30077" w:rsidRDefault="00CF39BC">
      <w:pPr>
        <w:jc w:val="both"/>
        <w:rPr>
          <w:szCs w:val="24"/>
        </w:rPr>
      </w:pPr>
      <w:r>
        <w:rPr>
          <w:szCs w:val="24"/>
        </w:rPr>
        <w:t>Pillar 2</w:t>
      </w:r>
      <w:r w:rsidR="00B855CF" w:rsidRPr="004B06FF">
        <w:rPr>
          <w:szCs w:val="24"/>
        </w:rPr>
        <w:t xml:space="preserve"> benchmarks the sensitivity of various TI measurement</w:t>
      </w:r>
      <w:r w:rsidR="00165C6F">
        <w:rPr>
          <w:szCs w:val="24"/>
        </w:rPr>
        <w:t>s</w:t>
      </w:r>
      <w:r w:rsidR="00B855CF" w:rsidRPr="004B06FF">
        <w:rPr>
          <w:szCs w:val="24"/>
        </w:rPr>
        <w:t xml:space="preserve"> on turbine fatigue loa</w:t>
      </w:r>
      <w:r w:rsidR="00B855CF" w:rsidRPr="00ED15DE">
        <w:rPr>
          <w:szCs w:val="24"/>
        </w:rPr>
        <w:t xml:space="preserve">ding, using a generic loads model and the NREL 5MW reference turbine. This benchmarking measures load model differences based on changing the TI input data </w:t>
      </w:r>
      <w:proofErr w:type="gramStart"/>
      <w:r w:rsidR="00B855CF" w:rsidRPr="00ED15DE">
        <w:rPr>
          <w:szCs w:val="24"/>
        </w:rPr>
        <w:t>only;</w:t>
      </w:r>
      <w:proofErr w:type="gramEnd"/>
      <w:r w:rsidR="00B855CF" w:rsidRPr="00ED15DE">
        <w:rPr>
          <w:szCs w:val="24"/>
        </w:rPr>
        <w:t xml:space="preserve"> using data from the reference cup, the redundant cup, </w:t>
      </w:r>
      <w:r w:rsidR="00D30077" w:rsidRPr="00ED15DE">
        <w:rPr>
          <w:szCs w:val="24"/>
        </w:rPr>
        <w:t>un</w:t>
      </w:r>
      <w:r w:rsidR="00D30077">
        <w:rPr>
          <w:szCs w:val="24"/>
        </w:rPr>
        <w:t>adjus</w:t>
      </w:r>
      <w:r w:rsidR="00D30077" w:rsidRPr="00ED15DE">
        <w:rPr>
          <w:szCs w:val="24"/>
        </w:rPr>
        <w:t xml:space="preserve">ted </w:t>
      </w:r>
      <w:r w:rsidR="00B855CF" w:rsidRPr="00ED15DE">
        <w:rPr>
          <w:szCs w:val="24"/>
        </w:rPr>
        <w:t xml:space="preserve">RSD measurements and </w:t>
      </w:r>
      <w:r w:rsidR="00D30077">
        <w:rPr>
          <w:szCs w:val="24"/>
        </w:rPr>
        <w:t>adjus</w:t>
      </w:r>
      <w:r w:rsidR="00D30077" w:rsidRPr="00ED15DE">
        <w:rPr>
          <w:szCs w:val="24"/>
        </w:rPr>
        <w:t xml:space="preserve">ted </w:t>
      </w:r>
      <w:r w:rsidR="00B855CF" w:rsidRPr="00ED15DE">
        <w:rPr>
          <w:szCs w:val="24"/>
        </w:rPr>
        <w:t xml:space="preserve">RSD measurements. </w:t>
      </w:r>
    </w:p>
    <w:p w14:paraId="0000002E" w14:textId="5E7D2F13" w:rsidR="009E2D3C" w:rsidRPr="00ED15DE" w:rsidRDefault="00D30077">
      <w:pPr>
        <w:jc w:val="both"/>
        <w:rPr>
          <w:szCs w:val="24"/>
        </w:rPr>
      </w:pPr>
      <w:r>
        <w:rPr>
          <w:szCs w:val="24"/>
        </w:rPr>
        <w:t xml:space="preserve">Pillars 1 and 2 are enabled by the development of the CFARS Site Suitability Subgroup’s TI Adjustment Tool. </w:t>
      </w:r>
      <w:r w:rsidR="00A70FB5">
        <w:rPr>
          <w:szCs w:val="24"/>
        </w:rPr>
        <w:t xml:space="preserve">The tool has been designed to process each project dataset in a standardized fashion to extract summary statistics of head-to-head measurement comparisons as well as perform analysis that tests the sensitivity of measurement discrepancies to measurement conditions, length and timing of model generation periods, and other observational data and metadata used to categorize the projects. </w:t>
      </w:r>
      <w:r w:rsidR="003D7E5A">
        <w:rPr>
          <w:szCs w:val="24"/>
        </w:rPr>
        <w:t xml:space="preserve">Furthermore, the tool enables the implementation of </w:t>
      </w:r>
      <w:r w:rsidR="003D7E5A">
        <w:rPr>
          <w:szCs w:val="24"/>
        </w:rPr>
        <w:lastRenderedPageBreak/>
        <w:t>various adjustment techniques and variations of those techniques to inform performance analysis with a large amount of data. A particularly novel advantage to this approach is the tool’s ability to create a new aggregation of observations from various projects to assess how global models created from diverse and numerous datasets compare to those generated and implemented at a single location.</w:t>
      </w:r>
    </w:p>
    <w:p w14:paraId="5B30B30E" w14:textId="28E828AD" w:rsidR="00D075B0" w:rsidRDefault="0053223B" w:rsidP="00D075B0">
      <w:customXmlDelRangeStart w:id="10" w:author="Alexandra Arntsen" w:date="2021-02-07T15:12:00Z"/>
      <w:sdt>
        <w:sdtPr>
          <w:tag w:val="goog_rdk_36"/>
          <w:id w:val="-1742011634"/>
        </w:sdtPr>
        <w:sdtContent>
          <w:customXmlDelRangeEnd w:id="10"/>
          <w:r w:rsidR="00FE22B3">
            <w:t>Pillar 3</w:t>
          </w:r>
          <w:r w:rsidR="003D7E5A">
            <w:t xml:space="preserve"> </w:t>
          </w:r>
          <w:r w:rsidR="00A77F7B" w:rsidRPr="00FE22B3">
            <w:t>e</w:t>
          </w:r>
          <w:customXmlDelRangeStart w:id="11" w:author="Alexandra Arntsen" w:date="2021-02-07T15:12:00Z"/>
        </w:sdtContent>
      </w:sdt>
      <w:customXmlDelRangeEnd w:id="11"/>
      <w:r w:rsidR="00A77F7B" w:rsidRPr="00FE22B3">
        <w:rPr>
          <w:szCs w:val="24"/>
        </w:rPr>
        <w:t>stablishes a d</w:t>
      </w:r>
      <w:sdt>
        <w:sdtPr>
          <w:tag w:val="goog_rdk_136"/>
          <w:id w:val="-2035884836"/>
        </w:sdtPr>
        <w:sdtContent/>
      </w:sdt>
      <w:sdt>
        <w:sdtPr>
          <w:tag w:val="goog_rdk_137"/>
          <w:id w:val="1630044255"/>
        </w:sdtPr>
        <w:sdtContent/>
      </w:sdt>
      <w:r w:rsidR="00A77F7B" w:rsidRPr="00FE22B3">
        <w:rPr>
          <w:szCs w:val="24"/>
        </w:rPr>
        <w:t xml:space="preserve">irect link between the benchmarking activities in pillar one and two </w:t>
      </w:r>
      <w:r w:rsidR="00D7256D" w:rsidRPr="00FE22B3">
        <w:t>and the</w:t>
      </w:r>
      <w:r w:rsidR="003519B2" w:rsidRPr="00FE22B3">
        <w:t xml:space="preserve"> </w:t>
      </w:r>
      <w:r w:rsidR="00C91083" w:rsidRPr="00FE22B3">
        <w:t>potential downstream risk</w:t>
      </w:r>
      <w:r w:rsidR="00D075B0">
        <w:t xml:space="preserve"> considerations </w:t>
      </w:r>
      <w:r w:rsidR="00D075B0" w:rsidRPr="00FE22B3">
        <w:t>that may influence turbine site suitability decision-making (Figure 2)</w:t>
      </w:r>
      <w:r w:rsidR="003D7E5A">
        <w:t xml:space="preserve"> </w:t>
      </w:r>
      <w:r w:rsidR="00D7256D" w:rsidRPr="00FE22B3">
        <w:t>when using adjusted RSD TI</w:t>
      </w:r>
      <w:r w:rsidR="003519B2" w:rsidRPr="00FE22B3">
        <w:t>.  The goal of the evaluation framework</w:t>
      </w:r>
      <w:r w:rsidR="00D075B0">
        <w:t xml:space="preserve"> in this pillar</w:t>
      </w:r>
      <w:r w:rsidR="003519B2" w:rsidRPr="00FE22B3">
        <w:t xml:space="preserve"> is to introduce </w:t>
      </w:r>
      <w:r w:rsidR="00D7256D" w:rsidRPr="00FE22B3">
        <w:t>a</w:t>
      </w:r>
      <w:r w:rsidR="003519B2" w:rsidRPr="00FE22B3">
        <w:t xml:space="preserve"> </w:t>
      </w:r>
      <w:r w:rsidR="00D075B0">
        <w:t>pathway</w:t>
      </w:r>
      <w:r w:rsidR="003519B2" w:rsidRPr="00FE22B3">
        <w:t xml:space="preserve"> by which the appropriateness, or acceptance, of RSD TI measurements for turbine suitability may</w:t>
      </w:r>
      <w:r w:rsidR="003519B2">
        <w:t xml:space="preserve"> be determined.  </w:t>
      </w:r>
      <w:r w:rsidR="00D075B0">
        <w:rPr>
          <w:szCs w:val="24"/>
        </w:rPr>
        <w:t xml:space="preserve">This concept encourages wind developers and turbine </w:t>
      </w:r>
      <w:r w:rsidR="00550BAA">
        <w:rPr>
          <w:szCs w:val="24"/>
        </w:rPr>
        <w:t>original equipment manufacturers (</w:t>
      </w:r>
      <w:r w:rsidR="00D075B0">
        <w:rPr>
          <w:szCs w:val="24"/>
        </w:rPr>
        <w:t>OEMs</w:t>
      </w:r>
      <w:r w:rsidR="00550BAA">
        <w:rPr>
          <w:szCs w:val="24"/>
        </w:rPr>
        <w:t>)</w:t>
      </w:r>
      <w:r w:rsidR="00D075B0">
        <w:rPr>
          <w:szCs w:val="24"/>
        </w:rPr>
        <w:t xml:space="preserve"> to understand the sensitivity of the </w:t>
      </w:r>
      <w:r w:rsidR="00D075B0" w:rsidRPr="004E6520">
        <w:rPr>
          <w:szCs w:val="24"/>
        </w:rPr>
        <w:t>turbine fatigue load model output</w:t>
      </w:r>
      <w:r w:rsidR="00D075B0">
        <w:rPr>
          <w:szCs w:val="24"/>
        </w:rPr>
        <w:t xml:space="preserve"> to the input TI measurements,</w:t>
      </w:r>
      <w:r w:rsidR="00D075B0" w:rsidRPr="005010DE">
        <w:rPr>
          <w:szCs w:val="24"/>
        </w:rPr>
        <w:t xml:space="preserve"> </w:t>
      </w:r>
      <w:r w:rsidR="00D075B0">
        <w:rPr>
          <w:szCs w:val="24"/>
        </w:rPr>
        <w:t>and therefore</w:t>
      </w:r>
      <w:r w:rsidR="00D075B0" w:rsidRPr="00FB3695">
        <w:rPr>
          <w:szCs w:val="24"/>
        </w:rPr>
        <w:t> </w:t>
      </w:r>
      <w:r w:rsidR="00D075B0">
        <w:rPr>
          <w:szCs w:val="24"/>
        </w:rPr>
        <w:t xml:space="preserve">contributes to increased </w:t>
      </w:r>
      <w:r w:rsidR="00D075B0" w:rsidRPr="00FB3695">
        <w:rPr>
          <w:szCs w:val="24"/>
        </w:rPr>
        <w:t>understanding of risks when accepting RSD TI measurements for site suitability assessment</w:t>
      </w:r>
      <w:r w:rsidR="00D075B0">
        <w:rPr>
          <w:szCs w:val="24"/>
        </w:rPr>
        <w:t xml:space="preserve">. Ultimately, if these goals are achieved, the work of this subgroup allows for </w:t>
      </w:r>
      <w:r w:rsidR="00D075B0" w:rsidRPr="00FB3695">
        <w:rPr>
          <w:szCs w:val="24"/>
        </w:rPr>
        <w:t>better</w:t>
      </w:r>
      <w:r w:rsidR="00D075B0">
        <w:rPr>
          <w:szCs w:val="24"/>
        </w:rPr>
        <w:t>-informed</w:t>
      </w:r>
      <w:r w:rsidR="00D075B0" w:rsidRPr="00FB3695">
        <w:rPr>
          <w:szCs w:val="24"/>
        </w:rPr>
        <w:t> decisions</w:t>
      </w:r>
      <w:r w:rsidR="00D075B0">
        <w:rPr>
          <w:szCs w:val="24"/>
        </w:rPr>
        <w:t xml:space="preserve"> on acceptance.</w:t>
      </w:r>
      <w:r w:rsidR="00D075B0" w:rsidRPr="003D7E5A">
        <w:rPr>
          <w:szCs w:val="24"/>
        </w:rPr>
        <w:t xml:space="preserve"> </w:t>
      </w:r>
      <w:r w:rsidR="00D075B0">
        <w:rPr>
          <w:szCs w:val="24"/>
        </w:rPr>
        <w:t>It is well known that stakeholders can potentially save time and money through widespread deployment of RSDs in measurement campaigns and this pillar</w:t>
      </w:r>
      <w:r w:rsidR="00D075B0" w:rsidDel="00D075B0">
        <w:rPr>
          <w:szCs w:val="24"/>
        </w:rPr>
        <w:t xml:space="preserve"> </w:t>
      </w:r>
      <w:r w:rsidR="003D7E5A">
        <w:t xml:space="preserve">has been developed </w:t>
      </w:r>
      <w:r w:rsidR="003D7E5A">
        <w:rPr>
          <w:szCs w:val="24"/>
        </w:rPr>
        <w:t>with the goal of directly progressing the acceleration of widespread adoption of RSDs for suitability assessment at appropriate sites</w:t>
      </w:r>
      <w:r w:rsidR="00D075B0">
        <w:rPr>
          <w:szCs w:val="24"/>
        </w:rPr>
        <w:t>.</w:t>
      </w:r>
    </w:p>
    <w:p w14:paraId="535D9E1E" w14:textId="77777777" w:rsidR="00A77F7B" w:rsidRPr="00D075B0" w:rsidRDefault="00A77F7B">
      <w:pPr>
        <w:jc w:val="both"/>
        <w:rPr>
          <w:szCs w:val="24"/>
          <w:highlight w:val="yellow"/>
        </w:rPr>
      </w:pPr>
    </w:p>
    <w:p w14:paraId="3FB50F25" w14:textId="7FA02D80" w:rsidR="001D7C7D" w:rsidRPr="005010DE" w:rsidRDefault="001D7C7D">
      <w:pPr>
        <w:rPr>
          <w:szCs w:val="24"/>
        </w:rPr>
      </w:pPr>
      <w:r>
        <w:rPr>
          <w:noProof/>
          <w:szCs w:val="24"/>
        </w:rPr>
        <w:drawing>
          <wp:inline distT="0" distB="0" distL="0" distR="0" wp14:anchorId="13CEF823" wp14:editId="34CDC7E1">
            <wp:extent cx="6069600" cy="3013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9600" cy="3013200"/>
                    </a:xfrm>
                    <a:prstGeom prst="rect">
                      <a:avLst/>
                    </a:prstGeom>
                    <a:noFill/>
                  </pic:spPr>
                </pic:pic>
              </a:graphicData>
            </a:graphic>
          </wp:inline>
        </w:drawing>
      </w:r>
    </w:p>
    <w:p w14:paraId="56821063" w14:textId="32EBF469" w:rsidR="00D075B0" w:rsidRPr="001F1526" w:rsidRDefault="001F1526" w:rsidP="0012292C">
      <w:pPr>
        <w:jc w:val="both"/>
        <w:rPr>
          <w:i/>
          <w:iCs/>
          <w:szCs w:val="24"/>
        </w:rPr>
      </w:pPr>
      <w:r w:rsidRPr="001F1526">
        <w:rPr>
          <w:i/>
          <w:iCs/>
          <w:szCs w:val="24"/>
        </w:rPr>
        <w:t>Figure 1 The Site Suitability Subgroup’s Research Framework organized in three phases (pillars) motivated by three industry impactful research questions.</w:t>
      </w:r>
    </w:p>
    <w:p w14:paraId="3AE00E37" w14:textId="0DBF4C2A" w:rsidR="0012292C" w:rsidRPr="00FA6E6E" w:rsidRDefault="00D075B0" w:rsidP="0012292C">
      <w:pPr>
        <w:jc w:val="both"/>
        <w:rPr>
          <w:szCs w:val="24"/>
        </w:rPr>
      </w:pPr>
      <w:r>
        <w:rPr>
          <w:szCs w:val="24"/>
        </w:rPr>
        <w:lastRenderedPageBreak/>
        <w:t>Adjustment</w:t>
      </w:r>
      <w:r w:rsidR="0012292C" w:rsidRPr="004E6520">
        <w:rPr>
          <w:szCs w:val="24"/>
        </w:rPr>
        <w:t xml:space="preserve"> methods applied to the remote sensing TI data should be based on evidence from </w:t>
      </w:r>
      <w:r w:rsidR="009D4538">
        <w:rPr>
          <w:szCs w:val="24"/>
        </w:rPr>
        <w:t>collocated</w:t>
      </w:r>
      <w:r w:rsidR="0012292C" w:rsidRPr="004E6520">
        <w:rPr>
          <w:szCs w:val="24"/>
        </w:rPr>
        <w:t xml:space="preserve"> remote sensing and anem</w:t>
      </w:r>
      <w:r w:rsidR="0012292C" w:rsidRPr="008E3002">
        <w:rPr>
          <w:szCs w:val="24"/>
        </w:rPr>
        <w:t xml:space="preserve">ometer deployments in similar terrain conditions and </w:t>
      </w:r>
      <w:r w:rsidR="0012292C" w:rsidRPr="00FA6E6E">
        <w:rPr>
          <w:szCs w:val="24"/>
        </w:rPr>
        <w:t>sh</w:t>
      </w:r>
      <w:r w:rsidR="0012292C" w:rsidRPr="004B06FF">
        <w:rPr>
          <w:szCs w:val="24"/>
        </w:rPr>
        <w:t xml:space="preserve">ould address representative TI as well as </w:t>
      </w:r>
      <w:r w:rsidR="0012292C" w:rsidRPr="0007546B">
        <w:rPr>
          <w:szCs w:val="24"/>
        </w:rPr>
        <w:t>mean TI</w:t>
      </w:r>
      <w:r w:rsidR="009431C3">
        <w:rPr>
          <w:szCs w:val="24"/>
        </w:rPr>
        <w:t xml:space="preserve"> (both defined in following sections)</w:t>
      </w:r>
      <w:r w:rsidR="0012292C" w:rsidRPr="0007546B">
        <w:rPr>
          <w:szCs w:val="24"/>
        </w:rPr>
        <w:t xml:space="preserve">. </w:t>
      </w:r>
      <w:r w:rsidR="0012292C" w:rsidRPr="00DF0DE4">
        <w:rPr>
          <w:szCs w:val="24"/>
        </w:rPr>
        <w:t>A</w:t>
      </w:r>
      <w:r w:rsidR="0012292C" w:rsidRPr="00ED15DE">
        <w:rPr>
          <w:szCs w:val="24"/>
        </w:rPr>
        <w:t xml:space="preserve">s wind turbines are certified against cup anemometers (and not RSDs), the party employing any such </w:t>
      </w:r>
      <w:r>
        <w:rPr>
          <w:szCs w:val="24"/>
        </w:rPr>
        <w:t>adjustment</w:t>
      </w:r>
      <w:r w:rsidRPr="00ED15DE">
        <w:rPr>
          <w:szCs w:val="24"/>
        </w:rPr>
        <w:t xml:space="preserve"> </w:t>
      </w:r>
      <w:r w:rsidR="00550BAA">
        <w:rPr>
          <w:szCs w:val="24"/>
        </w:rPr>
        <w:t>technique</w:t>
      </w:r>
      <w:r w:rsidR="00550BAA" w:rsidRPr="00ED15DE">
        <w:rPr>
          <w:szCs w:val="24"/>
        </w:rPr>
        <w:t xml:space="preserve"> </w:t>
      </w:r>
      <w:r w:rsidR="0012292C" w:rsidRPr="00ED15DE">
        <w:rPr>
          <w:szCs w:val="24"/>
        </w:rPr>
        <w:t>is required to present evidence that the specific RSD</w:t>
      </w:r>
      <w:r w:rsidR="001F1526">
        <w:rPr>
          <w:szCs w:val="24"/>
        </w:rPr>
        <w:t xml:space="preserve"> and its</w:t>
      </w:r>
      <w:r w:rsidR="00550BAA">
        <w:rPr>
          <w:szCs w:val="24"/>
        </w:rPr>
        <w:t xml:space="preserve"> measurements,</w:t>
      </w:r>
      <w:r w:rsidR="0012292C" w:rsidRPr="00ED15DE">
        <w:rPr>
          <w:szCs w:val="24"/>
        </w:rPr>
        <w:t xml:space="preserve"> at </w:t>
      </w:r>
      <w:r w:rsidR="001F1526">
        <w:rPr>
          <w:szCs w:val="24"/>
        </w:rPr>
        <w:t>the</w:t>
      </w:r>
      <w:r w:rsidR="001F1526" w:rsidRPr="00ED15DE">
        <w:rPr>
          <w:szCs w:val="24"/>
        </w:rPr>
        <w:t xml:space="preserve"> </w:t>
      </w:r>
      <w:r w:rsidR="00550BAA">
        <w:rPr>
          <w:szCs w:val="24"/>
        </w:rPr>
        <w:t>site in question,</w:t>
      </w:r>
      <w:r w:rsidR="0012292C" w:rsidRPr="00ED15DE">
        <w:rPr>
          <w:szCs w:val="24"/>
        </w:rPr>
        <w:t xml:space="preserve"> meet a set of defined acceptance criteria</w:t>
      </w:r>
      <w:r w:rsidR="00B12707">
        <w:rPr>
          <w:rStyle w:val="FootnoteReference"/>
          <w:szCs w:val="24"/>
        </w:rPr>
        <w:footnoteReference w:id="4"/>
      </w:r>
      <w:r w:rsidR="0012292C" w:rsidRPr="005010DE">
        <w:rPr>
          <w:szCs w:val="24"/>
        </w:rPr>
        <w:t>. Only then are other stakeholders (such a</w:t>
      </w:r>
      <w:r w:rsidR="0012292C" w:rsidRPr="004E6520">
        <w:rPr>
          <w:szCs w:val="24"/>
        </w:rPr>
        <w:t xml:space="preserve">s </w:t>
      </w:r>
      <w:r w:rsidR="00550BAA">
        <w:rPr>
          <w:szCs w:val="24"/>
        </w:rPr>
        <w:t xml:space="preserve">wind turbine OEMs </w:t>
      </w:r>
      <w:r w:rsidR="0012292C" w:rsidRPr="004E6520">
        <w:rPr>
          <w:szCs w:val="24"/>
        </w:rPr>
        <w:t>a</w:t>
      </w:r>
      <w:r w:rsidR="0012292C" w:rsidRPr="008E3002">
        <w:rPr>
          <w:szCs w:val="24"/>
        </w:rPr>
        <w:t>nd certification bodies) a</w:t>
      </w:r>
      <w:r w:rsidR="0012292C" w:rsidRPr="00FA6E6E">
        <w:rPr>
          <w:szCs w:val="24"/>
        </w:rPr>
        <w:t xml:space="preserve">ble to use such data for their </w:t>
      </w:r>
      <w:r w:rsidR="00550BAA">
        <w:rPr>
          <w:szCs w:val="24"/>
        </w:rPr>
        <w:t xml:space="preserve">individual </w:t>
      </w:r>
      <w:r w:rsidR="0012292C" w:rsidRPr="00FA6E6E">
        <w:rPr>
          <w:szCs w:val="24"/>
        </w:rPr>
        <w:t>purposes.</w:t>
      </w:r>
    </w:p>
    <w:p w14:paraId="7F03138E" w14:textId="4F9694A9" w:rsidR="00AE025D" w:rsidRPr="00ED15DE" w:rsidRDefault="00B855CF">
      <w:pPr>
        <w:jc w:val="both"/>
        <w:rPr>
          <w:szCs w:val="24"/>
        </w:rPr>
      </w:pPr>
      <w:r w:rsidRPr="005010DE">
        <w:rPr>
          <w:szCs w:val="24"/>
        </w:rPr>
        <w:t>The CFARS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 does not endors</w:t>
      </w:r>
      <w:r w:rsidRPr="004E6520">
        <w:rPr>
          <w:szCs w:val="24"/>
        </w:rPr>
        <w:t>e or re</w:t>
      </w:r>
      <w:r w:rsidRPr="005010DE">
        <w:rPr>
          <w:szCs w:val="24"/>
        </w:rPr>
        <w:t xml:space="preserve">commend any RSD, </w:t>
      </w:r>
      <w:sdt>
        <w:sdtPr>
          <w:tag w:val="goog_rdk_39"/>
          <w:id w:val="1990826218"/>
        </w:sdtPr>
        <w:sdtContent/>
      </w:sdt>
      <w:r w:rsidRPr="005010DE">
        <w:rPr>
          <w:szCs w:val="24"/>
        </w:rPr>
        <w:t xml:space="preserve">nor </w:t>
      </w:r>
      <w:r w:rsidR="00550BAA">
        <w:rPr>
          <w:szCs w:val="24"/>
        </w:rPr>
        <w:t>any particular adjustment</w:t>
      </w:r>
      <w:r w:rsidRPr="005010DE">
        <w:rPr>
          <w:szCs w:val="24"/>
        </w:rPr>
        <w:t xml:space="preserve"> method. </w:t>
      </w:r>
      <w:sdt>
        <w:sdtPr>
          <w:tag w:val="goog_rdk_40"/>
          <w:id w:val="-84231110"/>
        </w:sdtPr>
        <w:sdtContent/>
      </w:sdt>
      <w:r w:rsidRPr="005010DE">
        <w:rPr>
          <w:szCs w:val="24"/>
        </w:rPr>
        <w:t>Rather, the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w:t>
      </w:r>
      <w:sdt>
        <w:sdtPr>
          <w:tag w:val="goog_rdk_226"/>
          <w:id w:val="1693653356"/>
        </w:sdtPr>
        <w:sdtContent/>
      </w:sdt>
      <w:r w:rsidRPr="005010DE">
        <w:rPr>
          <w:szCs w:val="24"/>
        </w:rPr>
        <w:t xml:space="preserve">subgroup hopes the </w:t>
      </w:r>
      <w:r w:rsidR="00AE025D" w:rsidRPr="005010DE">
        <w:rPr>
          <w:szCs w:val="24"/>
        </w:rPr>
        <w:t>eval</w:t>
      </w:r>
      <w:r w:rsidR="00AE025D" w:rsidRPr="004E6520">
        <w:rPr>
          <w:szCs w:val="24"/>
        </w:rPr>
        <w:t xml:space="preserve">uation </w:t>
      </w:r>
      <w:r w:rsidRPr="008E3002">
        <w:rPr>
          <w:szCs w:val="24"/>
        </w:rPr>
        <w:t xml:space="preserve">framework and results presented herein further initiate open, thought-provoking discussions and </w:t>
      </w:r>
      <w:r w:rsidRPr="005010DE">
        <w:rPr>
          <w:szCs w:val="24"/>
        </w:rPr>
        <w:t>illuminate one viable path to frame future decisions on RSD acceptability for site suitability assessment.</w:t>
      </w:r>
      <w:r w:rsidR="00DA1D7A" w:rsidRPr="004E6520">
        <w:rPr>
          <w:szCs w:val="24"/>
        </w:rPr>
        <w:t xml:space="preserve"> </w:t>
      </w:r>
      <w:r w:rsidR="00AE025D" w:rsidRPr="004E6520">
        <w:rPr>
          <w:szCs w:val="24"/>
        </w:rPr>
        <w:t>Wi</w:t>
      </w:r>
      <w:r w:rsidR="00AE025D" w:rsidRPr="008E3002">
        <w:rPr>
          <w:szCs w:val="24"/>
        </w:rPr>
        <w:t>th th</w:t>
      </w:r>
      <w:r w:rsidR="00AE025D" w:rsidRPr="00FA6E6E">
        <w:rPr>
          <w:szCs w:val="24"/>
        </w:rPr>
        <w:t>is white paper</w:t>
      </w:r>
      <w:r w:rsidR="00AE025D" w:rsidRPr="004B06FF">
        <w:rPr>
          <w:szCs w:val="24"/>
        </w:rPr>
        <w:t xml:space="preserve"> we are se</w:t>
      </w:r>
      <w:r w:rsidR="00AE025D" w:rsidRPr="0007546B">
        <w:rPr>
          <w:szCs w:val="24"/>
        </w:rPr>
        <w:t xml:space="preserve">eking to establish </w:t>
      </w:r>
      <w:r w:rsidR="00AE025D" w:rsidRPr="00FF368D">
        <w:rPr>
          <w:szCs w:val="24"/>
        </w:rPr>
        <w:t>an e</w:t>
      </w:r>
      <w:r w:rsidR="00AE025D" w:rsidRPr="00ED15DE">
        <w:rPr>
          <w:szCs w:val="24"/>
        </w:rPr>
        <w:t>valuation framework that defines the following:</w:t>
      </w:r>
    </w:p>
    <w:p w14:paraId="3BA4F26B" w14:textId="00642908" w:rsidR="00AE025D" w:rsidRPr="00ED15DE" w:rsidRDefault="00AE025D" w:rsidP="00AE025D">
      <w:pPr>
        <w:pStyle w:val="ListParagraph"/>
        <w:numPr>
          <w:ilvl w:val="0"/>
          <w:numId w:val="6"/>
        </w:numPr>
        <w:jc w:val="both"/>
        <w:rPr>
          <w:szCs w:val="24"/>
        </w:rPr>
      </w:pPr>
      <w:r w:rsidRPr="00ED15DE">
        <w:rPr>
          <w:szCs w:val="24"/>
        </w:rPr>
        <w:t>The important parameter(s) that should be considered</w:t>
      </w:r>
    </w:p>
    <w:p w14:paraId="1D86BDAC" w14:textId="48549435" w:rsidR="00AE025D" w:rsidRPr="00ED15DE" w:rsidRDefault="00AE025D" w:rsidP="00AE025D">
      <w:pPr>
        <w:pStyle w:val="ListParagraph"/>
        <w:numPr>
          <w:ilvl w:val="0"/>
          <w:numId w:val="6"/>
        </w:numPr>
        <w:jc w:val="both"/>
        <w:rPr>
          <w:szCs w:val="24"/>
        </w:rPr>
      </w:pPr>
      <w:r w:rsidRPr="00ED15DE">
        <w:rPr>
          <w:szCs w:val="24"/>
        </w:rPr>
        <w:t>The relevant statistical analysis</w:t>
      </w:r>
      <w:r w:rsidR="0080364E">
        <w:rPr>
          <w:szCs w:val="24"/>
        </w:rPr>
        <w:t xml:space="preserve"> </w:t>
      </w:r>
      <w:r w:rsidRPr="00ED15DE">
        <w:rPr>
          <w:szCs w:val="24"/>
        </w:rPr>
        <w:t>for comparing each parameter</w:t>
      </w:r>
    </w:p>
    <w:p w14:paraId="2CBD7A3A" w14:textId="192CB7F6" w:rsidR="00AE025D" w:rsidRPr="00ED15DE" w:rsidRDefault="00321DFD" w:rsidP="00AE025D">
      <w:pPr>
        <w:pStyle w:val="ListParagraph"/>
        <w:numPr>
          <w:ilvl w:val="0"/>
          <w:numId w:val="6"/>
        </w:numPr>
        <w:jc w:val="both"/>
        <w:rPr>
          <w:szCs w:val="24"/>
        </w:rPr>
      </w:pPr>
      <w:r w:rsidRPr="00ED15DE">
        <w:rPr>
          <w:szCs w:val="24"/>
        </w:rPr>
        <w:t xml:space="preserve">Appropriate </w:t>
      </w:r>
      <w:r w:rsidR="0080364E">
        <w:rPr>
          <w:szCs w:val="24"/>
        </w:rPr>
        <w:t>evaluation metrics and criteria</w:t>
      </w:r>
      <w:r w:rsidRPr="00ED15DE">
        <w:rPr>
          <w:szCs w:val="24"/>
        </w:rPr>
        <w:t xml:space="preserve"> to define the target for RSD data validity</w:t>
      </w:r>
    </w:p>
    <w:p w14:paraId="2180431B" w14:textId="5730593D" w:rsidR="00321DFD" w:rsidRDefault="00321DFD" w:rsidP="00053883">
      <w:pPr>
        <w:pStyle w:val="ListParagraph"/>
        <w:numPr>
          <w:ilvl w:val="0"/>
          <w:numId w:val="6"/>
        </w:numPr>
        <w:jc w:val="both"/>
        <w:rPr>
          <w:szCs w:val="24"/>
        </w:rPr>
      </w:pPr>
      <w:r w:rsidRPr="00ED15DE">
        <w:rPr>
          <w:szCs w:val="24"/>
        </w:rPr>
        <w:t xml:space="preserve">A load-based approach which could be used more precisely </w:t>
      </w:r>
      <w:r w:rsidR="0080364E">
        <w:rPr>
          <w:szCs w:val="24"/>
        </w:rPr>
        <w:t>stakeholders</w:t>
      </w:r>
      <w:r w:rsidRPr="00ED15DE">
        <w:rPr>
          <w:szCs w:val="24"/>
        </w:rPr>
        <w:t xml:space="preserve"> to consider and decide on acceptability of load bias and uncertainty in specific cases</w:t>
      </w:r>
    </w:p>
    <w:p w14:paraId="74DC5D09" w14:textId="77777777" w:rsidR="0080364E" w:rsidRDefault="0080364E" w:rsidP="0080364E">
      <w:pPr>
        <w:pStyle w:val="ListParagraph"/>
        <w:jc w:val="both"/>
        <w:rPr>
          <w:szCs w:val="24"/>
        </w:rPr>
      </w:pPr>
    </w:p>
    <w:p w14:paraId="5403494A" w14:textId="77777777" w:rsidR="0056316C" w:rsidRDefault="0056316C" w:rsidP="0056316C">
      <w:pPr>
        <w:jc w:val="both"/>
        <w:rPr>
          <w:szCs w:val="24"/>
        </w:rPr>
      </w:pPr>
      <w:r>
        <w:rPr>
          <w:noProof/>
          <w:szCs w:val="24"/>
        </w:rPr>
        <w:drawing>
          <wp:inline distT="0" distB="0" distL="0" distR="0" wp14:anchorId="5B83C569" wp14:editId="69393EA9">
            <wp:extent cx="5976000" cy="1242000"/>
            <wp:effectExtent l="0" t="0" r="571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76000" cy="1242000"/>
                    </a:xfrm>
                    <a:prstGeom prst="rect">
                      <a:avLst/>
                    </a:prstGeom>
                    <a:noFill/>
                  </pic:spPr>
                </pic:pic>
              </a:graphicData>
            </a:graphic>
          </wp:inline>
        </w:drawing>
      </w:r>
    </w:p>
    <w:p w14:paraId="1D1F7979" w14:textId="38B65A20" w:rsidR="0056316C" w:rsidRPr="00E63E25" w:rsidRDefault="0056316C" w:rsidP="0056316C">
      <w:pPr>
        <w:pStyle w:val="Caption"/>
        <w:rPr>
          <w:color w:val="auto"/>
          <w:sz w:val="24"/>
          <w:szCs w:val="24"/>
        </w:rPr>
      </w:pPr>
      <w:r w:rsidRPr="00E63E25">
        <w:rPr>
          <w:color w:val="auto"/>
          <w:sz w:val="24"/>
          <w:szCs w:val="24"/>
        </w:rPr>
        <w:t xml:space="preserve">Figure </w:t>
      </w:r>
      <w:r w:rsidRPr="00E63E25">
        <w:rPr>
          <w:color w:val="auto"/>
          <w:sz w:val="24"/>
          <w:szCs w:val="24"/>
        </w:rPr>
        <w:fldChar w:fldCharType="begin"/>
      </w:r>
      <w:r w:rsidRPr="00E63E25">
        <w:rPr>
          <w:color w:val="auto"/>
          <w:sz w:val="24"/>
          <w:szCs w:val="24"/>
        </w:rPr>
        <w:instrText xml:space="preserve"> SEQ Figure \* ARABIC </w:instrText>
      </w:r>
      <w:r w:rsidRPr="00E63E25">
        <w:rPr>
          <w:color w:val="auto"/>
          <w:sz w:val="24"/>
          <w:szCs w:val="24"/>
        </w:rPr>
        <w:fldChar w:fldCharType="separate"/>
      </w:r>
      <w:r>
        <w:rPr>
          <w:noProof/>
          <w:color w:val="auto"/>
          <w:sz w:val="24"/>
          <w:szCs w:val="24"/>
        </w:rPr>
        <w:t>2</w:t>
      </w:r>
      <w:r w:rsidRPr="00E63E25">
        <w:rPr>
          <w:color w:val="auto"/>
          <w:sz w:val="24"/>
          <w:szCs w:val="24"/>
        </w:rPr>
        <w:fldChar w:fldCharType="end"/>
      </w:r>
      <w:r w:rsidRPr="00E63E25">
        <w:rPr>
          <w:color w:val="auto"/>
          <w:sz w:val="24"/>
          <w:szCs w:val="24"/>
        </w:rPr>
        <w:t xml:space="preserve">  </w:t>
      </w:r>
      <w:r w:rsidR="0080364E">
        <w:rPr>
          <w:color w:val="auto"/>
          <w:sz w:val="24"/>
          <w:szCs w:val="24"/>
        </w:rPr>
        <w:t xml:space="preserve">Schematic representing the proposed interaction between the CFARS Site Suitability Subgroup output and stakeholders leading to more informed acceptance decisions. The goal is to enable owners to gain valuable insight about their projects </w:t>
      </w:r>
      <w:r w:rsidR="00FA5CC9">
        <w:rPr>
          <w:color w:val="auto"/>
          <w:sz w:val="24"/>
          <w:szCs w:val="24"/>
        </w:rPr>
        <w:t xml:space="preserve">using the subgroup’s output </w:t>
      </w:r>
      <w:r w:rsidR="0080364E">
        <w:rPr>
          <w:color w:val="auto"/>
          <w:sz w:val="24"/>
          <w:szCs w:val="24"/>
        </w:rPr>
        <w:t xml:space="preserve">ahead of </w:t>
      </w:r>
      <w:r w:rsidR="00FA5CC9">
        <w:rPr>
          <w:color w:val="auto"/>
          <w:sz w:val="24"/>
          <w:szCs w:val="24"/>
        </w:rPr>
        <w:t>engagement with Turbine OEMs and Independent Engineers.</w:t>
      </w:r>
    </w:p>
    <w:p w14:paraId="00000033" w14:textId="487C69F0" w:rsidR="009E2D3C" w:rsidRPr="004E6520" w:rsidRDefault="00B855CF">
      <w:pPr>
        <w:rPr>
          <w:szCs w:val="24"/>
        </w:rPr>
      </w:pPr>
      <w:r w:rsidRPr="005010DE">
        <w:rPr>
          <w:szCs w:val="24"/>
        </w:rPr>
        <w:t>Finally, this CFARS stakeholder group continues to work closely with other industry working g</w:t>
      </w:r>
      <w:r w:rsidRPr="004E6520">
        <w:rPr>
          <w:szCs w:val="24"/>
        </w:rPr>
        <w:t>roups</w:t>
      </w:r>
      <w:r w:rsidR="00AB7F37">
        <w:rPr>
          <w:szCs w:val="24"/>
        </w:rPr>
        <w:t>, such as the IEA Task 32</w:t>
      </w:r>
      <w:r w:rsidRPr="004E6520">
        <w:rPr>
          <w:szCs w:val="24"/>
        </w:rPr>
        <w:t xml:space="preserve"> and </w:t>
      </w:r>
      <w:r w:rsidR="00FA5CC9">
        <w:rPr>
          <w:szCs w:val="24"/>
        </w:rPr>
        <w:t xml:space="preserve">also with </w:t>
      </w:r>
      <w:r w:rsidRPr="004E6520">
        <w:rPr>
          <w:szCs w:val="24"/>
        </w:rPr>
        <w:t xml:space="preserve">related </w:t>
      </w:r>
      <w:r w:rsidR="005B4130">
        <w:rPr>
          <w:szCs w:val="24"/>
        </w:rPr>
        <w:t>RSD TI working groups</w:t>
      </w:r>
      <w:r w:rsidR="005B4130" w:rsidRPr="004E6520">
        <w:rPr>
          <w:szCs w:val="24"/>
        </w:rPr>
        <w:t xml:space="preserve"> </w:t>
      </w:r>
      <w:r w:rsidRPr="004E6520">
        <w:rPr>
          <w:szCs w:val="24"/>
        </w:rPr>
        <w:t xml:space="preserve">to ensure the learnings amongst all entities are shared and </w:t>
      </w:r>
      <w:r w:rsidR="00FA5CC9">
        <w:rPr>
          <w:szCs w:val="24"/>
        </w:rPr>
        <w:t xml:space="preserve">that </w:t>
      </w:r>
      <w:r w:rsidRPr="004E6520">
        <w:rPr>
          <w:szCs w:val="24"/>
        </w:rPr>
        <w:t>maximum value</w:t>
      </w:r>
      <w:r w:rsidR="00FA5CC9">
        <w:rPr>
          <w:szCs w:val="24"/>
        </w:rPr>
        <w:t xml:space="preserve"> is</w:t>
      </w:r>
      <w:r w:rsidRPr="004E6520">
        <w:rPr>
          <w:szCs w:val="24"/>
        </w:rPr>
        <w:t xml:space="preserve"> generated </w:t>
      </w:r>
      <w:r w:rsidR="00FA5CC9">
        <w:rPr>
          <w:szCs w:val="24"/>
        </w:rPr>
        <w:t>towards</w:t>
      </w:r>
      <w:r w:rsidR="00FA5CC9" w:rsidRPr="004E6520">
        <w:rPr>
          <w:szCs w:val="24"/>
        </w:rPr>
        <w:t xml:space="preserve"> </w:t>
      </w:r>
      <w:r w:rsidRPr="004E6520">
        <w:rPr>
          <w:szCs w:val="24"/>
        </w:rPr>
        <w:t>the common objective to advance understanding of RSD use for site suitability.</w:t>
      </w:r>
    </w:p>
    <w:p w14:paraId="00000034" w14:textId="1BF13E13" w:rsidR="009E2D3C" w:rsidRPr="005010DE" w:rsidRDefault="00773D5A" w:rsidP="003D15D0">
      <w:pPr>
        <w:jc w:val="both"/>
        <w:rPr>
          <w:szCs w:val="24"/>
        </w:rPr>
        <w:pPrChange w:id="12" w:author="Alexandra Arntsen" w:date="2021-02-07T18:55:00Z">
          <w:pPr/>
        </w:pPrChange>
      </w:pPr>
      <w:r>
        <w:rPr>
          <w:szCs w:val="24"/>
        </w:rPr>
        <w:lastRenderedPageBreak/>
        <w:t xml:space="preserve">The structure and </w:t>
      </w:r>
      <w:r w:rsidR="007E40F2">
        <w:rPr>
          <w:szCs w:val="24"/>
        </w:rPr>
        <w:t>motivation</w:t>
      </w:r>
      <w:r>
        <w:rPr>
          <w:szCs w:val="24"/>
        </w:rPr>
        <w:t xml:space="preserve"> of all three pillars is outlined above in order to </w:t>
      </w:r>
      <w:r w:rsidR="007E40F2">
        <w:rPr>
          <w:szCs w:val="24"/>
        </w:rPr>
        <w:t>contextualize</w:t>
      </w:r>
      <w:r>
        <w:rPr>
          <w:szCs w:val="24"/>
        </w:rPr>
        <w:t xml:space="preserve"> the larger objectives planned for the work presented in this white paper. The sections following present t</w:t>
      </w:r>
      <w:r w:rsidR="00B101A3" w:rsidRPr="004E6520">
        <w:rPr>
          <w:szCs w:val="24"/>
        </w:rPr>
        <w:t>he details of</w:t>
      </w:r>
      <w:r w:rsidR="00B101A3" w:rsidRPr="008E3002">
        <w:rPr>
          <w:szCs w:val="24"/>
        </w:rPr>
        <w:t xml:space="preserve"> the </w:t>
      </w:r>
      <w:r w:rsidR="00B101A3" w:rsidRPr="00FA6E6E">
        <w:rPr>
          <w:szCs w:val="24"/>
        </w:rPr>
        <w:t xml:space="preserve">Pillar </w:t>
      </w:r>
      <w:r w:rsidR="00CF39BC">
        <w:rPr>
          <w:szCs w:val="24"/>
        </w:rPr>
        <w:t>1</w:t>
      </w:r>
      <w:r w:rsidR="00CF39BC" w:rsidRPr="00FA6E6E">
        <w:rPr>
          <w:szCs w:val="24"/>
        </w:rPr>
        <w:t xml:space="preserve"> </w:t>
      </w:r>
      <w:r w:rsidR="00B101A3" w:rsidRPr="00FA6E6E">
        <w:rPr>
          <w:szCs w:val="24"/>
        </w:rPr>
        <w:t xml:space="preserve">benchmarking </w:t>
      </w:r>
      <w:r w:rsidR="00B101A3" w:rsidRPr="004B06FF">
        <w:rPr>
          <w:szCs w:val="24"/>
        </w:rPr>
        <w:t>ana</w:t>
      </w:r>
      <w:sdt>
        <w:sdtPr>
          <w:tag w:val="goog_rdk_38"/>
          <w:id w:val="345071059"/>
        </w:sdtPr>
        <w:sdtContent/>
      </w:sdt>
      <w:r w:rsidR="00B101A3" w:rsidRPr="005010DE">
        <w:rPr>
          <w:szCs w:val="24"/>
        </w:rPr>
        <w:t>lysis and resu</w:t>
      </w:r>
      <w:sdt>
        <w:sdtPr>
          <w:tag w:val="goog_rdk_200"/>
          <w:id w:val="-1048758001"/>
        </w:sdtPr>
        <w:sdtContent/>
      </w:sdt>
      <w:r w:rsidR="00B101A3" w:rsidRPr="005010DE">
        <w:rPr>
          <w:szCs w:val="24"/>
        </w:rPr>
        <w:t>lts</w:t>
      </w:r>
      <w:r>
        <w:rPr>
          <w:szCs w:val="24"/>
        </w:rPr>
        <w:t xml:space="preserve"> only</w:t>
      </w:r>
      <w:r w:rsidR="007E40F2">
        <w:rPr>
          <w:szCs w:val="24"/>
        </w:rPr>
        <w:t>,</w:t>
      </w:r>
      <w:r w:rsidR="00B101A3" w:rsidRPr="005010DE">
        <w:rPr>
          <w:szCs w:val="24"/>
        </w:rPr>
        <w:t xml:space="preserve"> </w:t>
      </w:r>
      <w:r>
        <w:rPr>
          <w:szCs w:val="24"/>
        </w:rPr>
        <w:t xml:space="preserve">a body of work designed to act as a part 1 of 2 </w:t>
      </w:r>
      <w:r w:rsidR="007E40F2">
        <w:rPr>
          <w:szCs w:val="24"/>
        </w:rPr>
        <w:t xml:space="preserve">planned </w:t>
      </w:r>
      <w:r>
        <w:rPr>
          <w:szCs w:val="24"/>
        </w:rPr>
        <w:t>publications documenting the subgroup’s overall achievements</w:t>
      </w:r>
      <w:r w:rsidR="007E40F2">
        <w:rPr>
          <w:szCs w:val="24"/>
        </w:rPr>
        <w:t xml:space="preserve"> within this research initiative</w:t>
      </w:r>
      <w:r>
        <w:rPr>
          <w:szCs w:val="24"/>
        </w:rPr>
        <w:t>.</w:t>
      </w:r>
    </w:p>
    <w:p w14:paraId="00000035" w14:textId="77777777" w:rsidR="009E2D3C" w:rsidRPr="00053883" w:rsidRDefault="00B855CF" w:rsidP="00053883">
      <w:pPr>
        <w:pStyle w:val="Heading1"/>
      </w:pPr>
      <w:bookmarkStart w:id="13" w:name="_Toc59575312"/>
      <w:r w:rsidRPr="00053883">
        <w:t>Pillar 1: Benchmarking TI Measurement Differences</w:t>
      </w:r>
      <w:bookmarkEnd w:id="13"/>
    </w:p>
    <w:p w14:paraId="0775F0B4" w14:textId="65EC1E6A" w:rsidR="003F20C7" w:rsidRPr="00053883" w:rsidRDefault="00E00FFD" w:rsidP="005010DE">
      <w:pPr>
        <w:pStyle w:val="Heading2"/>
      </w:pPr>
      <w:bookmarkStart w:id="14" w:name="_Toc59575313"/>
      <w:r w:rsidRPr="00053883">
        <w:t xml:space="preserve">Impact of Differences in </w:t>
      </w:r>
      <w:r w:rsidR="003F20C7" w:rsidRPr="00053883">
        <w:t>Turbulence Inte</w:t>
      </w:r>
      <w:r w:rsidRPr="00053883">
        <w:t>nsity</w:t>
      </w:r>
      <w:r w:rsidR="00A80D22" w:rsidRPr="00053883">
        <w:t xml:space="preserve"> Measurement</w:t>
      </w:r>
      <w:bookmarkEnd w:id="14"/>
    </w:p>
    <w:p w14:paraId="6FF4FB8C" w14:textId="44B1CD03" w:rsidR="003F20C7" w:rsidRPr="00053883" w:rsidRDefault="007627F5" w:rsidP="00053883">
      <w:pPr>
        <w:jc w:val="both"/>
        <w:rPr>
          <w:szCs w:val="24"/>
        </w:rPr>
      </w:pPr>
      <w:r>
        <w:rPr>
          <w:szCs w:val="24"/>
        </w:rPr>
        <w:t>The difference in turbulence intensity measurements between two sensors or two discrete representations of TI (i.e. adjusted vs. unadjusted) manifests as a difference in the characterization of turbulence intensity mean and standard deviation in each windspeed bin at a given project site. Because a loads model ingests these binned statistics, the model output from two different TI distributions as input will vary based on the magnitude of bias between the two TI distributions in each bin. It is</w:t>
      </w:r>
      <w:r w:rsidR="003D15D0">
        <w:rPr>
          <w:szCs w:val="24"/>
        </w:rPr>
        <w:t xml:space="preserve"> also</w:t>
      </w:r>
      <w:r>
        <w:rPr>
          <w:szCs w:val="24"/>
        </w:rPr>
        <w:t xml:space="preserve"> important to n</w:t>
      </w:r>
      <w:r w:rsidR="003F20C7" w:rsidRPr="005010DE">
        <w:rPr>
          <w:szCs w:val="24"/>
        </w:rPr>
        <w:t>ote that</w:t>
      </w:r>
      <w:r w:rsidR="003F20C7" w:rsidRPr="004E6520">
        <w:rPr>
          <w:szCs w:val="24"/>
        </w:rPr>
        <w:t xml:space="preserve"> differences in TI </w:t>
      </w:r>
      <w:r>
        <w:rPr>
          <w:szCs w:val="24"/>
        </w:rPr>
        <w:t>with</w:t>
      </w:r>
      <w:r w:rsidR="003F20C7" w:rsidRPr="004B06FF">
        <w:rPr>
          <w:szCs w:val="24"/>
        </w:rPr>
        <w:t xml:space="preserve">in </w:t>
      </w:r>
      <w:r>
        <w:rPr>
          <w:szCs w:val="24"/>
        </w:rPr>
        <w:t>each</w:t>
      </w:r>
      <w:r w:rsidRPr="004B06FF">
        <w:rPr>
          <w:szCs w:val="24"/>
        </w:rPr>
        <w:t xml:space="preserve"> </w:t>
      </w:r>
      <w:r w:rsidR="003F20C7" w:rsidRPr="004B06FF">
        <w:rPr>
          <w:szCs w:val="24"/>
        </w:rPr>
        <w:t>wind speed bin can impact loads differently</w:t>
      </w:r>
      <w:r w:rsidR="003F20C7" w:rsidRPr="00ED15DE">
        <w:rPr>
          <w:szCs w:val="24"/>
        </w:rPr>
        <w:t xml:space="preserve"> </w:t>
      </w:r>
      <w:r>
        <w:rPr>
          <w:szCs w:val="24"/>
        </w:rPr>
        <w:t>depending on both the project site and specific turbine model</w:t>
      </w:r>
      <w:r w:rsidR="003F20C7" w:rsidRPr="00ED15DE">
        <w:rPr>
          <w:szCs w:val="24"/>
        </w:rPr>
        <w:t xml:space="preserve">. </w:t>
      </w:r>
      <w:r w:rsidR="00E00FFD" w:rsidRPr="00ED15DE">
        <w:rPr>
          <w:szCs w:val="24"/>
        </w:rPr>
        <w:t>Therefore,</w:t>
      </w:r>
      <w:r w:rsidR="003F20C7" w:rsidRPr="00ED15DE">
        <w:rPr>
          <w:szCs w:val="24"/>
        </w:rPr>
        <w:t xml:space="preserve"> </w:t>
      </w:r>
      <w:r w:rsidR="0004362C">
        <w:rPr>
          <w:szCs w:val="24"/>
        </w:rPr>
        <w:t xml:space="preserve">the definitive </w:t>
      </w:r>
      <w:r w:rsidR="003F20C7" w:rsidRPr="00ED15DE">
        <w:rPr>
          <w:szCs w:val="24"/>
        </w:rPr>
        <w:t xml:space="preserve">acceptance </w:t>
      </w:r>
      <w:r w:rsidR="00E00FFD" w:rsidRPr="00ED15DE">
        <w:rPr>
          <w:szCs w:val="24"/>
        </w:rPr>
        <w:t xml:space="preserve">of TI measurements </w:t>
      </w:r>
      <w:r w:rsidR="0004362C">
        <w:rPr>
          <w:szCs w:val="24"/>
        </w:rPr>
        <w:t xml:space="preserve">relies on an evaluation </w:t>
      </w:r>
      <w:r w:rsidR="003F20C7" w:rsidRPr="00ED15DE">
        <w:rPr>
          <w:szCs w:val="24"/>
        </w:rPr>
        <w:t>based on a specific turbine model</w:t>
      </w:r>
      <w:r w:rsidR="0004362C">
        <w:rPr>
          <w:szCs w:val="24"/>
        </w:rPr>
        <w:t xml:space="preserve"> and</w:t>
      </w:r>
      <w:r w:rsidR="003F20C7" w:rsidRPr="00ED15DE">
        <w:rPr>
          <w:szCs w:val="24"/>
        </w:rPr>
        <w:t xml:space="preserve"> the </w:t>
      </w:r>
      <w:r>
        <w:rPr>
          <w:szCs w:val="24"/>
        </w:rPr>
        <w:t>statistical representation of the</w:t>
      </w:r>
      <w:r w:rsidR="003F20C7" w:rsidRPr="00ED15DE">
        <w:rPr>
          <w:szCs w:val="24"/>
        </w:rPr>
        <w:t xml:space="preserve"> TI distribution</w:t>
      </w:r>
      <w:r w:rsidR="0004362C">
        <w:rPr>
          <w:szCs w:val="24"/>
        </w:rPr>
        <w:t xml:space="preserve"> coupled with the site wind speed distribution as input to </w:t>
      </w:r>
      <w:r>
        <w:rPr>
          <w:szCs w:val="24"/>
        </w:rPr>
        <w:t>a</w:t>
      </w:r>
      <w:r w:rsidRPr="00ED15DE">
        <w:rPr>
          <w:szCs w:val="24"/>
        </w:rPr>
        <w:t xml:space="preserve"> </w:t>
      </w:r>
      <w:r w:rsidR="003F20C7" w:rsidRPr="00ED15DE">
        <w:rPr>
          <w:szCs w:val="24"/>
        </w:rPr>
        <w:t>specific load model. For example: For one turbine</w:t>
      </w:r>
      <w:r>
        <w:rPr>
          <w:szCs w:val="24"/>
        </w:rPr>
        <w:t>,</w:t>
      </w:r>
      <w:r w:rsidR="003F20C7" w:rsidRPr="00ED15DE">
        <w:rPr>
          <w:szCs w:val="24"/>
        </w:rPr>
        <w:t xml:space="preserve"> a relatively high TI bias in a low wind speed bin may lead to a higher error in the overall loads than another turbine with a lower percentage of overall power production in that wind speed bin. </w:t>
      </w:r>
    </w:p>
    <w:p w14:paraId="00000036" w14:textId="4B4B0335" w:rsidR="009E2D3C" w:rsidRPr="00053883" w:rsidRDefault="00B855CF" w:rsidP="005010DE">
      <w:pPr>
        <w:pStyle w:val="Heading2"/>
        <w:rPr>
          <w:rFonts w:eastAsia="Calibri"/>
        </w:rPr>
      </w:pPr>
      <w:bookmarkStart w:id="15" w:name="_Toc59575314"/>
      <w:r w:rsidRPr="00053883">
        <w:rPr>
          <w:rFonts w:eastAsia="Calibri"/>
        </w:rPr>
        <w:t>Data &amp; Analysis Approach</w:t>
      </w:r>
      <w:bookmarkEnd w:id="15"/>
    </w:p>
    <w:p w14:paraId="00000037" w14:textId="78A45496" w:rsidR="009E2D3C" w:rsidRPr="005010DE" w:rsidRDefault="00B855CF">
      <w:pPr>
        <w:jc w:val="both"/>
        <w:rPr>
          <w:szCs w:val="24"/>
        </w:rPr>
      </w:pPr>
      <w:r w:rsidRPr="005010DE">
        <w:rPr>
          <w:szCs w:val="24"/>
        </w:rPr>
        <w:t xml:space="preserve">To benchmark the TI differences, 35 datasets were collected from 8 </w:t>
      </w:r>
      <w:proofErr w:type="spellStart"/>
      <w:r w:rsidRPr="005010DE">
        <w:rPr>
          <w:szCs w:val="24"/>
        </w:rPr>
        <w:t>organi</w:t>
      </w:r>
      <w:r w:rsidR="006B3071">
        <w:rPr>
          <w:szCs w:val="24"/>
        </w:rPr>
        <w:t>sa</w:t>
      </w:r>
      <w:r w:rsidRPr="005010DE">
        <w:rPr>
          <w:szCs w:val="24"/>
        </w:rPr>
        <w:t>tions</w:t>
      </w:r>
      <w:proofErr w:type="spellEnd"/>
      <w:r w:rsidRPr="005010DE">
        <w:rPr>
          <w:szCs w:val="24"/>
        </w:rPr>
        <w:t>. Of these 35 datasets, 29 consisted of 10-</w:t>
      </w:r>
      <w:r w:rsidRPr="004E6520">
        <w:rPr>
          <w:szCs w:val="24"/>
        </w:rPr>
        <w:t xml:space="preserve">minute data from two anemometers and an RSD measurement, all </w:t>
      </w:r>
      <w:r w:rsidRPr="008E3002">
        <w:rPr>
          <w:szCs w:val="24"/>
        </w:rPr>
        <w:t xml:space="preserve">collocated at the same height. The remaining 6 datasets had data from two anemometers only. Each </w:t>
      </w:r>
      <w:proofErr w:type="spellStart"/>
      <w:r w:rsidRPr="008E3002">
        <w:rPr>
          <w:szCs w:val="24"/>
        </w:rPr>
        <w:t>organi</w:t>
      </w:r>
      <w:r w:rsidR="00D940F2">
        <w:rPr>
          <w:szCs w:val="24"/>
        </w:rPr>
        <w:t>s</w:t>
      </w:r>
      <w:r w:rsidRPr="008E3002">
        <w:rPr>
          <w:szCs w:val="24"/>
        </w:rPr>
        <w:t>a</w:t>
      </w:r>
      <w:sdt>
        <w:sdtPr>
          <w:tag w:val="goog_rdk_42"/>
          <w:id w:val="417906858"/>
        </w:sdtPr>
        <w:sdtContent/>
      </w:sdt>
      <w:r w:rsidRPr="005010DE">
        <w:rPr>
          <w:szCs w:val="24"/>
        </w:rPr>
        <w:t>tion</w:t>
      </w:r>
      <w:proofErr w:type="spellEnd"/>
      <w:r w:rsidRPr="005010DE">
        <w:rPr>
          <w:szCs w:val="24"/>
        </w:rPr>
        <w:t xml:space="preserve"> filtered </w:t>
      </w:r>
      <w:sdt>
        <w:sdtPr>
          <w:tag w:val="goog_rdk_156"/>
          <w:id w:val="-1659066131"/>
        </w:sdtPr>
        <w:sdtContent/>
      </w:sdt>
      <w:r w:rsidRPr="005010DE">
        <w:rPr>
          <w:szCs w:val="24"/>
        </w:rPr>
        <w:t xml:space="preserve">their own datasets for </w:t>
      </w:r>
      <w:r w:rsidR="00D940F2">
        <w:rPr>
          <w:szCs w:val="24"/>
        </w:rPr>
        <w:t xml:space="preserve">RSD </w:t>
      </w:r>
      <w:r w:rsidR="003D15D0">
        <w:rPr>
          <w:szCs w:val="24"/>
        </w:rPr>
        <w:t xml:space="preserve">measurement </w:t>
      </w:r>
      <w:r w:rsidR="00D940F2">
        <w:rPr>
          <w:szCs w:val="24"/>
        </w:rPr>
        <w:t xml:space="preserve">quality, </w:t>
      </w:r>
      <w:r w:rsidRPr="005010DE">
        <w:rPr>
          <w:szCs w:val="24"/>
        </w:rPr>
        <w:t xml:space="preserve">sensor plausibility, icing, and met tower shading. </w:t>
      </w:r>
    </w:p>
    <w:p w14:paraId="00000038" w14:textId="59D2BAF9" w:rsidR="009E2D3C" w:rsidRPr="005010DE" w:rsidRDefault="00B855CF">
      <w:pPr>
        <w:jc w:val="both"/>
        <w:rPr>
          <w:szCs w:val="24"/>
        </w:rPr>
      </w:pPr>
      <w:r w:rsidRPr="005010DE">
        <w:rPr>
          <w:szCs w:val="24"/>
        </w:rPr>
        <w:t>The CFARS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 created an opensource </w:t>
      </w:r>
      <w:r w:rsidR="003D15D0">
        <w:rPr>
          <w:szCs w:val="24"/>
        </w:rPr>
        <w:t>tool</w:t>
      </w:r>
      <w:r w:rsidRPr="005010DE">
        <w:rPr>
          <w:szCs w:val="24"/>
        </w:rPr>
        <w:t xml:space="preserve"> [</w:t>
      </w:r>
      <w:r w:rsidRPr="00743CD7">
        <w:rPr>
          <w:szCs w:val="24"/>
          <w:highlight w:val="yellow"/>
        </w:rPr>
        <w:t>Citation</w:t>
      </w:r>
      <w:r w:rsidRPr="005010DE">
        <w:rPr>
          <w:szCs w:val="24"/>
        </w:rPr>
        <w:t xml:space="preserve">], which was then used by each </w:t>
      </w:r>
      <w:proofErr w:type="spellStart"/>
      <w:r w:rsidRPr="005010DE">
        <w:rPr>
          <w:szCs w:val="24"/>
        </w:rPr>
        <w:t>organi</w:t>
      </w:r>
      <w:r w:rsidR="00D940F2">
        <w:rPr>
          <w:szCs w:val="24"/>
        </w:rPr>
        <w:t>s</w:t>
      </w:r>
      <w:r w:rsidRPr="005010DE">
        <w:rPr>
          <w:szCs w:val="24"/>
        </w:rPr>
        <w:t>ation</w:t>
      </w:r>
      <w:proofErr w:type="spellEnd"/>
      <w:r w:rsidRPr="005010DE">
        <w:rPr>
          <w:szCs w:val="24"/>
        </w:rPr>
        <w:t xml:space="preserve"> to </w:t>
      </w:r>
      <w:r w:rsidR="003D15D0">
        <w:rPr>
          <w:szCs w:val="24"/>
        </w:rPr>
        <w:t xml:space="preserve">locally </w:t>
      </w:r>
      <w:r w:rsidRPr="005010DE">
        <w:rPr>
          <w:szCs w:val="24"/>
        </w:rPr>
        <w:t xml:space="preserve">process their own filtered datasets. </w:t>
      </w:r>
      <w:r w:rsidRPr="004E6520">
        <w:rPr>
          <w:szCs w:val="24"/>
        </w:rPr>
        <w:t xml:space="preserve">The </w:t>
      </w:r>
      <w:r w:rsidR="003D15D0">
        <w:rPr>
          <w:szCs w:val="24"/>
        </w:rPr>
        <w:t>tool</w:t>
      </w:r>
      <w:r w:rsidRPr="004E6520">
        <w:rPr>
          <w:szCs w:val="24"/>
        </w:rPr>
        <w:t xml:space="preserve"> was designed to calculate the desired summary statistics with a consistent analysis methodology and format. The subgroup then collected</w:t>
      </w:r>
      <w:sdt>
        <w:sdtPr>
          <w:tag w:val="goog_rdk_44"/>
          <w:id w:val="-1899658786"/>
        </w:sdtPr>
        <w:sdtContent>
          <w:r w:rsidRPr="005010DE">
            <w:rPr>
              <w:szCs w:val="24"/>
            </w:rPr>
            <w:t>,</w:t>
          </w:r>
        </w:sdtContent>
      </w:sdt>
      <w:r w:rsidR="00014670">
        <w:t xml:space="preserve"> </w:t>
      </w:r>
      <w:r w:rsidRPr="005010DE">
        <w:rPr>
          <w:szCs w:val="24"/>
        </w:rPr>
        <w:t xml:space="preserve">compiled, and </w:t>
      </w:r>
      <w:proofErr w:type="spellStart"/>
      <w:r w:rsidRPr="005010DE">
        <w:rPr>
          <w:szCs w:val="24"/>
        </w:rPr>
        <w:t>analy</w:t>
      </w:r>
      <w:r w:rsidR="006B3071">
        <w:rPr>
          <w:szCs w:val="24"/>
        </w:rPr>
        <w:t>s</w:t>
      </w:r>
      <w:r w:rsidRPr="005010DE">
        <w:rPr>
          <w:szCs w:val="24"/>
        </w:rPr>
        <w:t>ed</w:t>
      </w:r>
      <w:proofErr w:type="spellEnd"/>
      <w:r w:rsidRPr="005010DE">
        <w:rPr>
          <w:szCs w:val="24"/>
        </w:rPr>
        <w:t xml:space="preserve"> </w:t>
      </w:r>
      <w:r w:rsidR="003D15D0">
        <w:rPr>
          <w:szCs w:val="24"/>
        </w:rPr>
        <w:t xml:space="preserve">the aggregated </w:t>
      </w:r>
      <w:r w:rsidRPr="005010DE">
        <w:rPr>
          <w:szCs w:val="24"/>
        </w:rPr>
        <w:t>results.</w:t>
      </w:r>
      <w:r w:rsidR="00014670">
        <w:rPr>
          <w:szCs w:val="24"/>
        </w:rPr>
        <w:t xml:space="preserve"> </w:t>
      </w:r>
    </w:p>
    <w:p w14:paraId="00000039" w14:textId="10452E1F" w:rsidR="009E2D3C" w:rsidRPr="004E6520" w:rsidRDefault="00B855CF">
      <w:pPr>
        <w:jc w:val="both"/>
        <w:rPr>
          <w:szCs w:val="24"/>
        </w:rPr>
      </w:pPr>
      <w:r w:rsidRPr="004E6520">
        <w:rPr>
          <w:szCs w:val="24"/>
        </w:rPr>
        <w:t>The group datasets include</w:t>
      </w:r>
      <w:r w:rsidR="003D15D0">
        <w:rPr>
          <w:szCs w:val="24"/>
        </w:rPr>
        <w:t>:</w:t>
      </w:r>
      <w:r w:rsidRPr="004E6520">
        <w:rPr>
          <w:szCs w:val="24"/>
        </w:rPr>
        <w:t xml:space="preserve"> </w:t>
      </w:r>
    </w:p>
    <w:p w14:paraId="0000003A" w14:textId="24B7A28C" w:rsidR="009E2D3C" w:rsidRPr="00053883" w:rsidRDefault="00B855CF">
      <w:pPr>
        <w:numPr>
          <w:ilvl w:val="0"/>
          <w:numId w:val="1"/>
        </w:numPr>
        <w:pBdr>
          <w:top w:val="nil"/>
          <w:left w:val="nil"/>
          <w:bottom w:val="nil"/>
          <w:right w:val="nil"/>
          <w:between w:val="nil"/>
        </w:pBdr>
        <w:spacing w:after="0"/>
        <w:jc w:val="both"/>
        <w:rPr>
          <w:szCs w:val="24"/>
        </w:rPr>
      </w:pPr>
      <w:r w:rsidRPr="00053883">
        <w:rPr>
          <w:szCs w:val="24"/>
        </w:rPr>
        <w:t xml:space="preserve">4 anemometer </w:t>
      </w:r>
      <w:r w:rsidR="003D15D0">
        <w:rPr>
          <w:szCs w:val="24"/>
        </w:rPr>
        <w:t>types</w:t>
      </w:r>
      <w:r w:rsidRPr="00053883">
        <w:rPr>
          <w:szCs w:val="24"/>
        </w:rPr>
        <w:t xml:space="preserve">, 2 lidar </w:t>
      </w:r>
      <w:r w:rsidR="003D15D0">
        <w:rPr>
          <w:szCs w:val="24"/>
        </w:rPr>
        <w:t>types</w:t>
      </w:r>
      <w:r w:rsidRPr="00053883">
        <w:rPr>
          <w:szCs w:val="24"/>
        </w:rPr>
        <w:t xml:space="preserve">, and 1 sodar </w:t>
      </w:r>
    </w:p>
    <w:p w14:paraId="0000003B" w14:textId="77777777" w:rsidR="009E2D3C" w:rsidRPr="00053883" w:rsidRDefault="00B855CF">
      <w:pPr>
        <w:numPr>
          <w:ilvl w:val="0"/>
          <w:numId w:val="1"/>
        </w:numPr>
        <w:pBdr>
          <w:top w:val="nil"/>
          <w:left w:val="nil"/>
          <w:bottom w:val="nil"/>
          <w:right w:val="nil"/>
          <w:between w:val="nil"/>
        </w:pBdr>
        <w:spacing w:after="0"/>
        <w:jc w:val="both"/>
        <w:rPr>
          <w:szCs w:val="24"/>
        </w:rPr>
      </w:pPr>
      <w:r w:rsidRPr="00053883">
        <w:rPr>
          <w:szCs w:val="24"/>
        </w:rPr>
        <w:t>Concurrent measurement heights ranging from 30 m to 139 m</w:t>
      </w:r>
    </w:p>
    <w:p w14:paraId="0000003C" w14:textId="7FAED9BE" w:rsidR="009E2D3C" w:rsidRPr="00053883" w:rsidRDefault="00B855CF">
      <w:pPr>
        <w:numPr>
          <w:ilvl w:val="0"/>
          <w:numId w:val="1"/>
        </w:numPr>
        <w:pBdr>
          <w:top w:val="nil"/>
          <w:left w:val="nil"/>
          <w:bottom w:val="nil"/>
          <w:right w:val="nil"/>
          <w:between w:val="nil"/>
        </w:pBdr>
        <w:spacing w:after="0"/>
        <w:jc w:val="both"/>
        <w:rPr>
          <w:szCs w:val="24"/>
        </w:rPr>
      </w:pPr>
      <w:r w:rsidRPr="00053883">
        <w:rPr>
          <w:szCs w:val="24"/>
        </w:rPr>
        <w:t xml:space="preserve">Met tower to RSD collocation </w:t>
      </w:r>
      <w:sdt>
        <w:sdtPr>
          <w:tag w:val="goog_rdk_48"/>
          <w:id w:val="1854688262"/>
        </w:sdtPr>
        <w:sdtContent/>
      </w:sdt>
      <w:r w:rsidRPr="00053883">
        <w:rPr>
          <w:szCs w:val="24"/>
        </w:rPr>
        <w:t>distances ran</w:t>
      </w:r>
      <w:sdt>
        <w:sdtPr>
          <w:tag w:val="goog_rdk_203"/>
          <w:id w:val="-582211482"/>
        </w:sdtPr>
        <w:sdtContent/>
      </w:sdt>
      <w:r w:rsidRPr="00053883">
        <w:rPr>
          <w:szCs w:val="24"/>
        </w:rPr>
        <w:t>ging from 0 m to 130</w:t>
      </w:r>
      <w:sdt>
        <w:sdtPr>
          <w:tag w:val="goog_rdk_49"/>
          <w:id w:val="318783755"/>
        </w:sdtPr>
        <w:sdtContent>
          <w:r w:rsidRPr="00053883">
            <w:rPr>
              <w:szCs w:val="24"/>
            </w:rPr>
            <w:t xml:space="preserve"> </w:t>
          </w:r>
        </w:sdtContent>
      </w:sdt>
      <w:r w:rsidRPr="00053883">
        <w:rPr>
          <w:szCs w:val="24"/>
        </w:rPr>
        <w:t>m</w:t>
      </w:r>
    </w:p>
    <w:p w14:paraId="0000003D" w14:textId="12349626" w:rsidR="009E2D3C" w:rsidRPr="00053883" w:rsidRDefault="00B855CF">
      <w:pPr>
        <w:numPr>
          <w:ilvl w:val="0"/>
          <w:numId w:val="1"/>
        </w:numPr>
        <w:pBdr>
          <w:top w:val="nil"/>
          <w:left w:val="nil"/>
          <w:bottom w:val="nil"/>
          <w:right w:val="nil"/>
          <w:between w:val="nil"/>
        </w:pBdr>
        <w:spacing w:after="0"/>
        <w:jc w:val="both"/>
        <w:rPr>
          <w:szCs w:val="24"/>
        </w:rPr>
      </w:pPr>
      <w:r w:rsidRPr="00053883">
        <w:rPr>
          <w:szCs w:val="24"/>
        </w:rPr>
        <w:lastRenderedPageBreak/>
        <w:t>Simple, moderate, and c</w:t>
      </w:r>
      <w:sdt>
        <w:sdtPr>
          <w:tag w:val="goog_rdk_50"/>
          <w:id w:val="-2011745362"/>
        </w:sdtPr>
        <w:sdtContent/>
      </w:sdt>
      <w:sdt>
        <w:sdtPr>
          <w:tag w:val="goog_rdk_51"/>
          <w:id w:val="-303931184"/>
        </w:sdtPr>
        <w:sdtContent/>
      </w:sdt>
      <w:r w:rsidRPr="00053883">
        <w:rPr>
          <w:szCs w:val="24"/>
        </w:rPr>
        <w:t>omplex terrai</w:t>
      </w:r>
      <w:sdt>
        <w:sdtPr>
          <w:tag w:val="goog_rdk_215"/>
          <w:id w:val="1821922302"/>
        </w:sdtPr>
        <w:sdtContent/>
      </w:sdt>
      <w:sdt>
        <w:sdtPr>
          <w:tag w:val="goog_rdk_216"/>
          <w:id w:val="2052029799"/>
        </w:sdtPr>
        <w:sdtContent/>
      </w:sdt>
      <w:r w:rsidRPr="00053883">
        <w:rPr>
          <w:szCs w:val="24"/>
        </w:rPr>
        <w:t>n classes</w:t>
      </w:r>
      <w:r w:rsidR="00047562">
        <w:rPr>
          <w:rStyle w:val="FootnoteReference"/>
          <w:szCs w:val="24"/>
        </w:rPr>
        <w:footnoteReference w:id="5"/>
      </w:r>
    </w:p>
    <w:p w14:paraId="0000003E" w14:textId="70E711F0" w:rsidR="009E2D3C" w:rsidRPr="00053883" w:rsidRDefault="00B855CF">
      <w:pPr>
        <w:numPr>
          <w:ilvl w:val="0"/>
          <w:numId w:val="1"/>
        </w:numPr>
        <w:pBdr>
          <w:top w:val="nil"/>
          <w:left w:val="nil"/>
          <w:bottom w:val="nil"/>
          <w:right w:val="nil"/>
          <w:between w:val="nil"/>
        </w:pBdr>
        <w:spacing w:after="0"/>
        <w:jc w:val="both"/>
        <w:rPr>
          <w:szCs w:val="24"/>
        </w:rPr>
      </w:pPr>
      <w:r w:rsidRPr="00053883">
        <w:rPr>
          <w:szCs w:val="24"/>
        </w:rPr>
        <w:t>8 regions in North America and 3 locations in Europe</w:t>
      </w:r>
    </w:p>
    <w:p w14:paraId="0000003F" w14:textId="64283771" w:rsidR="009E2D3C" w:rsidRPr="00053883" w:rsidRDefault="00B855CF">
      <w:pPr>
        <w:numPr>
          <w:ilvl w:val="0"/>
          <w:numId w:val="1"/>
        </w:numPr>
        <w:pBdr>
          <w:top w:val="nil"/>
          <w:left w:val="nil"/>
          <w:bottom w:val="nil"/>
          <w:right w:val="nil"/>
          <w:between w:val="nil"/>
        </w:pBdr>
        <w:jc w:val="both"/>
        <w:rPr>
          <w:szCs w:val="24"/>
        </w:rPr>
      </w:pPr>
      <w:r w:rsidRPr="00053883">
        <w:rPr>
          <w:szCs w:val="24"/>
        </w:rPr>
        <w:t xml:space="preserve">Lidar </w:t>
      </w:r>
      <w:r w:rsidR="003D15D0">
        <w:rPr>
          <w:szCs w:val="24"/>
        </w:rPr>
        <w:t>and</w:t>
      </w:r>
      <w:r w:rsidR="003D15D0" w:rsidRPr="00053883">
        <w:rPr>
          <w:szCs w:val="24"/>
        </w:rPr>
        <w:t xml:space="preserve"> </w:t>
      </w:r>
      <w:r w:rsidRPr="00053883">
        <w:rPr>
          <w:szCs w:val="24"/>
        </w:rPr>
        <w:t>sodar measurements direct</w:t>
      </w:r>
      <w:r w:rsidR="00D940F2">
        <w:rPr>
          <w:szCs w:val="24"/>
        </w:rPr>
        <w:t>ly</w:t>
      </w:r>
      <w:r w:rsidRPr="00053883">
        <w:rPr>
          <w:szCs w:val="24"/>
        </w:rPr>
        <w:t xml:space="preserve"> output from the device (i.e., no post-processed </w:t>
      </w:r>
      <w:r w:rsidR="00550BAA">
        <w:rPr>
          <w:szCs w:val="24"/>
        </w:rPr>
        <w:t>adjustment</w:t>
      </w:r>
      <w:r w:rsidR="00550BAA" w:rsidRPr="00053883">
        <w:rPr>
          <w:szCs w:val="24"/>
        </w:rPr>
        <w:t xml:space="preserve"> </w:t>
      </w:r>
      <w:r w:rsidRPr="00053883">
        <w:rPr>
          <w:szCs w:val="24"/>
        </w:rPr>
        <w:t>methods applied)</w:t>
      </w:r>
    </w:p>
    <w:p w14:paraId="3547B7A6" w14:textId="66C4DD85" w:rsidR="004E52BB" w:rsidRPr="003D15D0" w:rsidRDefault="00B855CF" w:rsidP="00F31285">
      <w:pPr>
        <w:jc w:val="both"/>
        <w:rPr>
          <w:szCs w:val="24"/>
        </w:rPr>
      </w:pPr>
      <w:r w:rsidRPr="005010DE">
        <w:rPr>
          <w:szCs w:val="24"/>
        </w:rPr>
        <w:t>Since the CFARS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 began, the analysis approach has been iterative as the group learning </w:t>
      </w:r>
      <w:r w:rsidR="000F4BCC">
        <w:rPr>
          <w:szCs w:val="24"/>
        </w:rPr>
        <w:t xml:space="preserve">and stakeholder input </w:t>
      </w:r>
      <w:r w:rsidRPr="005010DE">
        <w:rPr>
          <w:szCs w:val="24"/>
        </w:rPr>
        <w:t>has e</w:t>
      </w:r>
      <w:sdt>
        <w:sdtPr>
          <w:tag w:val="goog_rdk_53"/>
          <w:id w:val="-1643727900"/>
        </w:sdtPr>
        <w:sdtContent/>
      </w:sdt>
      <w:r w:rsidRPr="005010DE">
        <w:rPr>
          <w:szCs w:val="24"/>
        </w:rPr>
        <w:t xml:space="preserve">volved. </w:t>
      </w:r>
    </w:p>
    <w:p w14:paraId="00000043" w14:textId="00A4720F" w:rsidR="009E2D3C" w:rsidRPr="00053883" w:rsidRDefault="00B855CF" w:rsidP="005010DE">
      <w:pPr>
        <w:pStyle w:val="Heading2"/>
        <w:rPr>
          <w:rFonts w:eastAsia="Calibri"/>
        </w:rPr>
      </w:pPr>
      <w:bookmarkStart w:id="16" w:name="_Toc59575315"/>
      <w:r w:rsidRPr="00053883">
        <w:rPr>
          <w:rFonts w:eastAsia="Calibri"/>
        </w:rPr>
        <w:t>Methods &amp; Metrics</w:t>
      </w:r>
      <w:bookmarkEnd w:id="16"/>
    </w:p>
    <w:p w14:paraId="00000044" w14:textId="5ACDF16E" w:rsidR="009E2D3C" w:rsidRPr="005010DE" w:rsidRDefault="00900C5D">
      <w:pPr>
        <w:jc w:val="both"/>
        <w:rPr>
          <w:szCs w:val="24"/>
        </w:rPr>
      </w:pPr>
      <w:r>
        <w:rPr>
          <w:szCs w:val="24"/>
        </w:rPr>
        <w:t xml:space="preserve">The methodologies and metrics used in the benchmarking tests for all 35 project datasets are described in this section with reference to and </w:t>
      </w:r>
      <w:r w:rsidR="00D324DF">
        <w:rPr>
          <w:szCs w:val="24"/>
        </w:rPr>
        <w:t xml:space="preserve">the </w:t>
      </w:r>
      <w:r>
        <w:rPr>
          <w:szCs w:val="24"/>
        </w:rPr>
        <w:t>plotting of an example dataset (“the example dataset”) for illustrative purposes.</w:t>
      </w:r>
      <w:r w:rsidR="00B855CF" w:rsidRPr="005010DE">
        <w:rPr>
          <w:szCs w:val="24"/>
        </w:rPr>
        <w:t xml:space="preserve"> </w:t>
      </w:r>
      <w:r w:rsidR="00CF39BC">
        <w:rPr>
          <w:szCs w:val="24"/>
        </w:rPr>
        <w:t>The example</w:t>
      </w:r>
      <w:r w:rsidR="00B855CF" w:rsidRPr="005010DE">
        <w:rPr>
          <w:szCs w:val="24"/>
        </w:rPr>
        <w:t xml:space="preserve"> dataset contains wind speed measurements from 2 cup anemometers and 1 RSD at the same measurement height and concurrent in time. Th</w:t>
      </w:r>
      <w:r w:rsidR="008F3C49" w:rsidRPr="004E6520">
        <w:rPr>
          <w:szCs w:val="24"/>
        </w:rPr>
        <w:t>e exam</w:t>
      </w:r>
      <w:r w:rsidR="008F3C49" w:rsidRPr="008E3002">
        <w:rPr>
          <w:szCs w:val="24"/>
        </w:rPr>
        <w:t>ple</w:t>
      </w:r>
      <w:r w:rsidR="00B855CF" w:rsidRPr="008E3002">
        <w:rPr>
          <w:szCs w:val="24"/>
        </w:rPr>
        <w:t xml:space="preserve"> dataset is comprised</w:t>
      </w:r>
      <w:r w:rsidR="00B855CF" w:rsidRPr="00FA6E6E">
        <w:rPr>
          <w:szCs w:val="24"/>
        </w:rPr>
        <w:t xml:space="preserve"> of filtered 10-minute data over </w:t>
      </w:r>
      <w:r w:rsidR="008F3C49" w:rsidRPr="00FA6E6E">
        <w:rPr>
          <w:szCs w:val="24"/>
        </w:rPr>
        <w:t>a period of</w:t>
      </w:r>
      <w:r w:rsidR="00B855CF" w:rsidRPr="005010DE">
        <w:rPr>
          <w:szCs w:val="24"/>
        </w:rPr>
        <w:t xml:space="preserve"> </w:t>
      </w:r>
      <w:r w:rsidR="00CF39BC">
        <w:rPr>
          <w:szCs w:val="24"/>
        </w:rPr>
        <w:t>4</w:t>
      </w:r>
      <w:r w:rsidR="00CF39BC" w:rsidRPr="005010DE">
        <w:rPr>
          <w:szCs w:val="24"/>
        </w:rPr>
        <w:t xml:space="preserve"> </w:t>
      </w:r>
      <w:r w:rsidR="00B855CF" w:rsidRPr="005010DE">
        <w:rPr>
          <w:szCs w:val="24"/>
        </w:rPr>
        <w:t>months. This dataset has 1</w:t>
      </w:r>
      <w:r w:rsidR="00D940F2">
        <w:rPr>
          <w:szCs w:val="24"/>
        </w:rPr>
        <w:t>0</w:t>
      </w:r>
      <w:r w:rsidR="00B855CF" w:rsidRPr="005010DE">
        <w:rPr>
          <w:szCs w:val="24"/>
        </w:rPr>
        <w:t xml:space="preserve"> channels as shown in </w:t>
      </w:r>
      <w:r w:rsidR="00ED15DE" w:rsidRPr="00ED15DE">
        <w:rPr>
          <w:szCs w:val="24"/>
        </w:rPr>
        <w:fldChar w:fldCharType="begin"/>
      </w:r>
      <w:r w:rsidR="00ED15DE" w:rsidRPr="00ED15DE">
        <w:rPr>
          <w:szCs w:val="24"/>
        </w:rPr>
        <w:instrText xml:space="preserve"> REF _Ref54386278 \h </w:instrText>
      </w:r>
      <w:r w:rsidR="00ED15DE" w:rsidRPr="00053883">
        <w:rPr>
          <w:szCs w:val="24"/>
        </w:rPr>
        <w:instrText xml:space="preserve"> \* MERGEFORMAT </w:instrText>
      </w:r>
      <w:r w:rsidR="00ED15DE" w:rsidRPr="00ED15DE">
        <w:rPr>
          <w:szCs w:val="24"/>
        </w:rPr>
      </w:r>
      <w:r w:rsidR="00ED15DE" w:rsidRPr="00ED15DE">
        <w:rPr>
          <w:szCs w:val="24"/>
        </w:rPr>
        <w:fldChar w:fldCharType="separate"/>
      </w:r>
      <w:r w:rsidR="00D324DF">
        <w:rPr>
          <w:szCs w:val="24"/>
        </w:rPr>
        <w:t>Figure</w:t>
      </w:r>
      <w:r w:rsidR="00D324DF" w:rsidRPr="00053883">
        <w:rPr>
          <w:szCs w:val="24"/>
        </w:rPr>
        <w:t xml:space="preserve"> </w:t>
      </w:r>
      <w:r w:rsidR="00ED15DE" w:rsidRPr="00ED15DE">
        <w:rPr>
          <w:szCs w:val="24"/>
        </w:rPr>
        <w:fldChar w:fldCharType="end"/>
      </w:r>
      <w:r w:rsidR="00D324DF">
        <w:rPr>
          <w:szCs w:val="24"/>
        </w:rPr>
        <w:t>3</w:t>
      </w:r>
      <w:r w:rsidR="00B855CF" w:rsidRPr="005010DE">
        <w:rPr>
          <w:szCs w:val="24"/>
        </w:rPr>
        <w:t xml:space="preserve"> below. </w:t>
      </w:r>
      <w:r w:rsidR="004A63F6" w:rsidRPr="005010DE">
        <w:rPr>
          <w:szCs w:val="24"/>
        </w:rPr>
        <w:t>The fi</w:t>
      </w:r>
      <w:r w:rsidR="004A63F6" w:rsidRPr="004E6520">
        <w:rPr>
          <w:szCs w:val="24"/>
        </w:rPr>
        <w:t>rst cu</w:t>
      </w:r>
      <w:r w:rsidR="004A63F6" w:rsidRPr="008E3002">
        <w:rPr>
          <w:szCs w:val="24"/>
        </w:rPr>
        <w:t>p ane</w:t>
      </w:r>
      <w:r w:rsidR="004A63F6" w:rsidRPr="00FA6E6E">
        <w:rPr>
          <w:szCs w:val="24"/>
        </w:rPr>
        <w:t>mometer in each dataset</w:t>
      </w:r>
      <w:r>
        <w:rPr>
          <w:szCs w:val="24"/>
        </w:rPr>
        <w:t>, as in this example dataset,</w:t>
      </w:r>
      <w:r w:rsidR="004A63F6" w:rsidRPr="00FA6E6E">
        <w:rPr>
          <w:szCs w:val="24"/>
        </w:rPr>
        <w:t xml:space="preserve"> is </w:t>
      </w:r>
      <w:sdt>
        <w:sdtPr>
          <w:tag w:val="goog_rdk_163"/>
          <w:id w:val="-2059081882"/>
        </w:sdtPr>
        <w:sdtContent/>
      </w:sdt>
      <w:r w:rsidR="00B855CF" w:rsidRPr="005010DE">
        <w:rPr>
          <w:szCs w:val="24"/>
        </w:rPr>
        <w:t xml:space="preserve">defined as the reference anemometer, </w:t>
      </w:r>
      <w:proofErr w:type="gramStart"/>
      <w:r w:rsidR="00B855CF" w:rsidRPr="005010DE">
        <w:rPr>
          <w:szCs w:val="24"/>
        </w:rPr>
        <w:t>i.e.</w:t>
      </w:r>
      <w:proofErr w:type="gramEnd"/>
      <w:r w:rsidR="00B855CF" w:rsidRPr="005010DE">
        <w:rPr>
          <w:szCs w:val="24"/>
        </w:rPr>
        <w:t xml:space="preserve"> </w:t>
      </w:r>
      <w:r>
        <w:rPr>
          <w:szCs w:val="24"/>
        </w:rPr>
        <w:t xml:space="preserve">the </w:t>
      </w:r>
      <w:r w:rsidR="00B855CF" w:rsidRPr="005010DE">
        <w:rPr>
          <w:szCs w:val="24"/>
        </w:rPr>
        <w:t>truth measurement (WS_Cup1_Avg)</w:t>
      </w:r>
      <w:sdt>
        <w:sdtPr>
          <w:tag w:val="goog_rdk_61"/>
          <w:id w:val="-1288973881"/>
        </w:sdtPr>
        <w:sdtContent/>
      </w:sdt>
      <w:sdt>
        <w:sdtPr>
          <w:tag w:val="goog_rdk_62"/>
          <w:id w:val="349847869"/>
        </w:sdtPr>
        <w:sdtContent/>
      </w:sdt>
      <w:r w:rsidR="00B855CF" w:rsidRPr="005010DE">
        <w:rPr>
          <w:szCs w:val="24"/>
        </w:rPr>
        <w:t>. Each wind spe</w:t>
      </w:r>
      <w:sdt>
        <w:sdtPr>
          <w:tag w:val="goog_rdk_227"/>
          <w:id w:val="354312951"/>
        </w:sdtPr>
        <w:sdtContent/>
      </w:sdt>
      <w:sdt>
        <w:sdtPr>
          <w:tag w:val="goog_rdk_228"/>
          <w:id w:val="-348336115"/>
        </w:sdtPr>
        <w:sdtContent/>
      </w:sdt>
      <w:r w:rsidR="00B855CF" w:rsidRPr="005010DE">
        <w:rPr>
          <w:szCs w:val="24"/>
        </w:rPr>
        <w:t>ed measurement</w:t>
      </w:r>
      <w:r>
        <w:rPr>
          <w:szCs w:val="24"/>
        </w:rPr>
        <w:t xml:space="preserve"> source</w:t>
      </w:r>
      <w:r w:rsidR="00B855CF" w:rsidRPr="005010DE">
        <w:rPr>
          <w:szCs w:val="24"/>
        </w:rPr>
        <w:t xml:space="preserve"> (Cup1, Cup2, RSD) has an </w:t>
      </w:r>
      <w:r>
        <w:rPr>
          <w:szCs w:val="24"/>
        </w:rPr>
        <w:t xml:space="preserve">associated attribute for wind speed </w:t>
      </w:r>
      <w:r w:rsidR="00B855CF" w:rsidRPr="005010DE">
        <w:rPr>
          <w:szCs w:val="24"/>
        </w:rPr>
        <w:t xml:space="preserve">average, </w:t>
      </w:r>
      <w:r>
        <w:rPr>
          <w:szCs w:val="24"/>
        </w:rPr>
        <w:t>wind speed s</w:t>
      </w:r>
      <w:r w:rsidR="00B855CF" w:rsidRPr="005010DE">
        <w:rPr>
          <w:szCs w:val="24"/>
        </w:rPr>
        <w:t>tandard deviation, and calculated TI</w:t>
      </w:r>
      <w:r>
        <w:rPr>
          <w:szCs w:val="24"/>
        </w:rPr>
        <w:t xml:space="preserve"> as depicted in the column header in </w:t>
      </w:r>
      <w:r w:rsidR="00D324DF">
        <w:rPr>
          <w:szCs w:val="24"/>
        </w:rPr>
        <w:t>Figure</w:t>
      </w:r>
      <w:r>
        <w:rPr>
          <w:szCs w:val="24"/>
        </w:rPr>
        <w:t xml:space="preserve"> </w:t>
      </w:r>
      <w:r w:rsidR="00D324DF">
        <w:rPr>
          <w:szCs w:val="24"/>
        </w:rPr>
        <w:t>3</w:t>
      </w:r>
      <w:r w:rsidR="00B855CF" w:rsidRPr="005010DE">
        <w:rPr>
          <w:szCs w:val="24"/>
        </w:rPr>
        <w:t xml:space="preserve">. </w:t>
      </w:r>
    </w:p>
    <w:p w14:paraId="00000045" w14:textId="6D0EFAD1" w:rsidR="009E2D3C" w:rsidRPr="005010DE" w:rsidRDefault="007C4F97">
      <w:pPr>
        <w:keepNext/>
        <w:spacing w:after="0"/>
        <w:jc w:val="center"/>
        <w:rPr>
          <w:szCs w:val="24"/>
        </w:rPr>
      </w:pPr>
      <w:r>
        <w:rPr>
          <w:noProof/>
        </w:rPr>
        <w:drawing>
          <wp:inline distT="0" distB="0" distL="0" distR="0" wp14:anchorId="32E686BA" wp14:editId="50CB5952">
            <wp:extent cx="5931535" cy="652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1535" cy="652145"/>
                    </a:xfrm>
                    <a:prstGeom prst="rect">
                      <a:avLst/>
                    </a:prstGeom>
                    <a:noFill/>
                    <a:ln>
                      <a:noFill/>
                    </a:ln>
                  </pic:spPr>
                </pic:pic>
              </a:graphicData>
            </a:graphic>
          </wp:inline>
        </w:drawing>
      </w:r>
    </w:p>
    <w:p w14:paraId="00000046" w14:textId="3955E9A2" w:rsidR="009E2D3C" w:rsidRPr="00053883" w:rsidRDefault="00D324DF" w:rsidP="00053883">
      <w:pPr>
        <w:pStyle w:val="Caption"/>
        <w:jc w:val="center"/>
        <w:rPr>
          <w:i w:val="0"/>
          <w:iCs w:val="0"/>
          <w:color w:val="auto"/>
          <w:sz w:val="24"/>
          <w:szCs w:val="24"/>
        </w:rPr>
      </w:pPr>
      <w:bookmarkStart w:id="17" w:name="_Ref54386278"/>
      <w:r>
        <w:rPr>
          <w:color w:val="auto"/>
          <w:sz w:val="24"/>
          <w:szCs w:val="24"/>
        </w:rPr>
        <w:t>Figure</w:t>
      </w:r>
      <w:r w:rsidR="001F1526" w:rsidRPr="00053883">
        <w:rPr>
          <w:color w:val="auto"/>
          <w:sz w:val="24"/>
          <w:szCs w:val="24"/>
        </w:rPr>
        <w:t xml:space="preserve"> </w:t>
      </w:r>
      <w:bookmarkEnd w:id="17"/>
      <w:r>
        <w:rPr>
          <w:color w:val="auto"/>
          <w:sz w:val="24"/>
          <w:szCs w:val="24"/>
        </w:rPr>
        <w:t>3</w:t>
      </w:r>
      <w:r w:rsidRPr="00053883">
        <w:rPr>
          <w:color w:val="auto"/>
          <w:sz w:val="24"/>
          <w:szCs w:val="24"/>
        </w:rPr>
        <w:t xml:space="preserve"> </w:t>
      </w:r>
      <w:r w:rsidR="00B855CF" w:rsidRPr="00053883">
        <w:rPr>
          <w:color w:val="auto"/>
          <w:sz w:val="24"/>
          <w:szCs w:val="24"/>
        </w:rPr>
        <w:t>Time</w:t>
      </w:r>
      <w:sdt>
        <w:sdtPr>
          <w:rPr>
            <w:color w:val="auto"/>
            <w:sz w:val="24"/>
            <w:szCs w:val="24"/>
          </w:rPr>
          <w:tag w:val="goog_rdk_218"/>
          <w:id w:val="-949701109"/>
        </w:sdtPr>
        <w:sdtContent/>
      </w:sdt>
      <w:r w:rsidR="00B855CF" w:rsidRPr="00053883">
        <w:rPr>
          <w:color w:val="auto"/>
          <w:sz w:val="24"/>
          <w:szCs w:val="24"/>
        </w:rPr>
        <w:t xml:space="preserve">series Subset </w:t>
      </w:r>
      <w:sdt>
        <w:sdtPr>
          <w:rPr>
            <w:color w:val="auto"/>
            <w:sz w:val="24"/>
            <w:szCs w:val="24"/>
          </w:rPr>
          <w:tag w:val="goog_rdk_64"/>
          <w:id w:val="445205438"/>
        </w:sdtPr>
        <w:sdtContent/>
      </w:sdt>
      <w:r w:rsidR="00B855CF" w:rsidRPr="00053883">
        <w:rPr>
          <w:color w:val="auto"/>
          <w:sz w:val="24"/>
          <w:szCs w:val="24"/>
        </w:rPr>
        <w:t xml:space="preserve">of </w:t>
      </w:r>
      <w:r w:rsidR="00C75473" w:rsidRPr="00053883">
        <w:rPr>
          <w:color w:val="auto"/>
          <w:sz w:val="24"/>
          <w:szCs w:val="24"/>
        </w:rPr>
        <w:t>the</w:t>
      </w:r>
      <w:r w:rsidR="00B855CF" w:rsidRPr="00053883">
        <w:rPr>
          <w:color w:val="auto"/>
          <w:sz w:val="24"/>
          <w:szCs w:val="24"/>
        </w:rPr>
        <w:t xml:space="preserve"> Example D</w:t>
      </w:r>
      <w:sdt>
        <w:sdtPr>
          <w:rPr>
            <w:color w:val="auto"/>
            <w:sz w:val="24"/>
            <w:szCs w:val="24"/>
          </w:rPr>
          <w:tag w:val="goog_rdk_202"/>
          <w:id w:val="175162931"/>
        </w:sdtPr>
        <w:sdtContent/>
      </w:sdt>
      <w:r w:rsidR="00B855CF" w:rsidRPr="00053883">
        <w:rPr>
          <w:color w:val="auto"/>
          <w:sz w:val="24"/>
          <w:szCs w:val="24"/>
        </w:rPr>
        <w:t>ataset</w:t>
      </w:r>
    </w:p>
    <w:p w14:paraId="00000047" w14:textId="5F7D4A0B" w:rsidR="009E2D3C" w:rsidRPr="005010DE" w:rsidRDefault="00B855CF">
      <w:pPr>
        <w:jc w:val="both"/>
        <w:rPr>
          <w:szCs w:val="24"/>
        </w:rPr>
      </w:pPr>
      <w:r w:rsidRPr="005010DE">
        <w:rPr>
          <w:szCs w:val="24"/>
        </w:rPr>
        <w:t xml:space="preserve">The TI for each 10-minute </w:t>
      </w:r>
      <w:r w:rsidR="00D324DF">
        <w:rPr>
          <w:szCs w:val="24"/>
        </w:rPr>
        <w:t>timestamp</w:t>
      </w:r>
      <w:r w:rsidR="00D324DF" w:rsidRPr="005010DE">
        <w:rPr>
          <w:szCs w:val="24"/>
        </w:rPr>
        <w:t xml:space="preserve"> </w:t>
      </w:r>
      <w:r w:rsidRPr="005010DE">
        <w:rPr>
          <w:szCs w:val="24"/>
        </w:rPr>
        <w:t>is calculated by</w:t>
      </w:r>
    </w:p>
    <w:tbl>
      <w:tblPr>
        <w:tblStyle w:val="a9"/>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7392"/>
        <w:gridCol w:w="1968"/>
      </w:tblGrid>
      <w:tr w:rsidR="00ED15DE" w:rsidRPr="00ED15DE" w14:paraId="21B9D5C0" w14:textId="77777777">
        <w:trPr>
          <w:jc w:val="center"/>
        </w:trPr>
        <w:tc>
          <w:tcPr>
            <w:tcW w:w="7392" w:type="dxa"/>
            <w:vAlign w:val="center"/>
          </w:tcPr>
          <w:p w14:paraId="00000048" w14:textId="3582D9F1" w:rsidR="009E2D3C" w:rsidRPr="005010DE" w:rsidRDefault="00900C5D">
            <w:pPr>
              <w:jc w:val="center"/>
              <w:rPr>
                <w:rFonts w:ascii="Cambria Math" w:eastAsia="Cambria Math" w:hAnsi="Cambria Math" w:cs="Cambria Math"/>
                <w:szCs w:val="24"/>
              </w:rPr>
            </w:pPr>
            <m:oMathPara>
              <m:oMath>
                <m:r>
                  <w:rPr>
                    <w:rFonts w:ascii="Cambria Math" w:eastAsia="Cambria Math" w:hAnsi="Cambria Math" w:cs="Cambria Math"/>
                    <w:szCs w:val="24"/>
                  </w:rPr>
                  <m:t>TI</m:t>
                </m:r>
                <m:r>
                  <w:rPr>
                    <w:rFonts w:ascii="Cambria Math" w:eastAsia="Cambria Math" w:hAnsi="Cambria Math" w:cs="Cambria Math"/>
                    <w:szCs w:val="24"/>
                  </w:rPr>
                  <m:t xml:space="preserve"> [%]=  </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WS</m:t>
                        </m:r>
                      </m:e>
                      <m:sub>
                        <m:r>
                          <w:rPr>
                            <w:rFonts w:ascii="Cambria Math" w:eastAsia="Cambria Math" w:hAnsi="Cambria Math" w:cs="Cambria Math"/>
                            <w:szCs w:val="24"/>
                          </w:rPr>
                          <m:t xml:space="preserve">stdev </m:t>
                        </m:r>
                      </m:sub>
                    </m:sSub>
                  </m:num>
                  <m:den>
                    <m:sSub>
                      <m:sSubPr>
                        <m:ctrlPr>
                          <w:rPr>
                            <w:rFonts w:ascii="Cambria Math" w:eastAsia="Cambria Math" w:hAnsi="Cambria Math" w:cs="Cambria Math"/>
                            <w:szCs w:val="24"/>
                          </w:rPr>
                        </m:ctrlPr>
                      </m:sSubPr>
                      <m:e>
                        <m:r>
                          <w:rPr>
                            <w:rFonts w:ascii="Cambria Math" w:eastAsia="Cambria Math" w:hAnsi="Cambria Math" w:cs="Cambria Math"/>
                            <w:szCs w:val="24"/>
                          </w:rPr>
                          <m:t>WS</m:t>
                        </m:r>
                      </m:e>
                      <m:sub>
                        <m:r>
                          <w:rPr>
                            <w:rFonts w:ascii="Cambria Math" w:eastAsia="Cambria Math" w:hAnsi="Cambria Math" w:cs="Cambria Math"/>
                            <w:szCs w:val="24"/>
                          </w:rPr>
                          <m:t xml:space="preserve">avg </m:t>
                        </m:r>
                      </m:sub>
                    </m:sSub>
                  </m:den>
                </m:f>
              </m:oMath>
            </m:oMathPara>
          </w:p>
        </w:tc>
        <w:tc>
          <w:tcPr>
            <w:tcW w:w="1968" w:type="dxa"/>
            <w:vAlign w:val="center"/>
          </w:tcPr>
          <w:p w14:paraId="00000049" w14:textId="77777777" w:rsidR="009E2D3C" w:rsidRPr="005010DE" w:rsidRDefault="00B855CF">
            <w:pPr>
              <w:jc w:val="both"/>
              <w:rPr>
                <w:szCs w:val="24"/>
              </w:rPr>
            </w:pPr>
            <w:bookmarkStart w:id="18" w:name="_heading=h.4d34og8" w:colFirst="0" w:colLast="0"/>
            <w:bookmarkEnd w:id="18"/>
            <w:r w:rsidRPr="005010DE">
              <w:rPr>
                <w:szCs w:val="24"/>
              </w:rPr>
              <w:t>(1)</w:t>
            </w:r>
          </w:p>
        </w:tc>
      </w:tr>
    </w:tbl>
    <w:p w14:paraId="0000004A" w14:textId="06FC7ABD" w:rsidR="009E2D3C" w:rsidRPr="005010DE" w:rsidRDefault="00D324DF">
      <w:pPr>
        <w:jc w:val="both"/>
        <w:rPr>
          <w:szCs w:val="24"/>
        </w:rPr>
      </w:pPr>
      <w:r>
        <w:t xml:space="preserve">where </w:t>
      </w:r>
      <w:r w:rsidR="00B855CF" w:rsidRPr="005010DE">
        <w:rPr>
          <w:szCs w:val="24"/>
        </w:rPr>
        <w:t xml:space="preserve">TI is expressed as a percent, its most common form. </w:t>
      </w:r>
    </w:p>
    <w:p w14:paraId="0000004B" w14:textId="28EC47F6" w:rsidR="009E2D3C" w:rsidRPr="005010DE" w:rsidRDefault="00FA6E6E">
      <w:pPr>
        <w:jc w:val="both"/>
        <w:rPr>
          <w:szCs w:val="24"/>
        </w:rPr>
      </w:pPr>
      <w:r w:rsidRPr="00ED15DE">
        <w:rPr>
          <w:szCs w:val="24"/>
        </w:rPr>
        <w:fldChar w:fldCharType="begin"/>
      </w:r>
      <w:r w:rsidRPr="00ED15DE">
        <w:rPr>
          <w:szCs w:val="24"/>
        </w:rPr>
        <w:instrText xml:space="preserve"> REF _Ref54384962 \h </w:instrText>
      </w:r>
      <w:r w:rsidR="00ED15DE" w:rsidRPr="00053883">
        <w:rPr>
          <w:szCs w:val="24"/>
        </w:rPr>
        <w:instrText xml:space="preserve"> \* MERGEFORMAT </w:instrText>
      </w:r>
      <w:r w:rsidRPr="00ED15DE">
        <w:rPr>
          <w:szCs w:val="24"/>
        </w:rPr>
      </w:r>
      <w:r w:rsidRPr="00ED15DE">
        <w:rPr>
          <w:szCs w:val="24"/>
        </w:rPr>
        <w:fldChar w:fldCharType="separate"/>
      </w:r>
      <w:r w:rsidR="001F1526" w:rsidRPr="00053883">
        <w:rPr>
          <w:szCs w:val="24"/>
        </w:rPr>
        <w:t xml:space="preserve">Figure </w:t>
      </w:r>
      <w:r w:rsidRPr="00ED15DE">
        <w:rPr>
          <w:szCs w:val="24"/>
        </w:rPr>
        <w:fldChar w:fldCharType="end"/>
      </w:r>
      <w:r w:rsidR="00D324DF">
        <w:rPr>
          <w:szCs w:val="24"/>
        </w:rPr>
        <w:t>4</w:t>
      </w:r>
      <w:r w:rsidRPr="00ED15DE">
        <w:rPr>
          <w:szCs w:val="24"/>
        </w:rPr>
        <w:t xml:space="preserve"> </w:t>
      </w:r>
      <w:r w:rsidR="00B855CF" w:rsidRPr="00ED15DE">
        <w:rPr>
          <w:szCs w:val="24"/>
        </w:rPr>
        <w:t xml:space="preserve">provides a common </w:t>
      </w:r>
      <w:proofErr w:type="spellStart"/>
      <w:r w:rsidR="00B855CF" w:rsidRPr="00ED15DE">
        <w:rPr>
          <w:szCs w:val="24"/>
        </w:rPr>
        <w:t>visuali</w:t>
      </w:r>
      <w:r w:rsidR="006B3071">
        <w:rPr>
          <w:szCs w:val="24"/>
        </w:rPr>
        <w:t>s</w:t>
      </w:r>
      <w:sdt>
        <w:sdtPr>
          <w:tag w:val="goog_rdk_172"/>
          <w:id w:val="1556118128"/>
        </w:sdtPr>
        <w:sdtContent/>
      </w:sdt>
      <w:r w:rsidR="00B855CF" w:rsidRPr="00ED15DE">
        <w:rPr>
          <w:szCs w:val="24"/>
        </w:rPr>
        <w:t>ation</w:t>
      </w:r>
      <w:proofErr w:type="spellEnd"/>
      <w:r w:rsidR="00B855CF" w:rsidRPr="00ED15DE">
        <w:rPr>
          <w:szCs w:val="24"/>
        </w:rPr>
        <w:t xml:space="preserve"> of the example data, </w:t>
      </w:r>
      <w:r w:rsidR="00D324DF">
        <w:rPr>
          <w:szCs w:val="24"/>
        </w:rPr>
        <w:t>showing</w:t>
      </w:r>
      <w:r w:rsidR="00D324DF" w:rsidRPr="00ED15DE">
        <w:rPr>
          <w:szCs w:val="24"/>
        </w:rPr>
        <w:t xml:space="preserve"> </w:t>
      </w:r>
      <w:r w:rsidR="00B855CF" w:rsidRPr="00ED15DE">
        <w:rPr>
          <w:szCs w:val="24"/>
        </w:rPr>
        <w:t>TI from the three</w:t>
      </w:r>
      <w:r w:rsidR="00B855CF" w:rsidRPr="005010DE">
        <w:rPr>
          <w:szCs w:val="24"/>
        </w:rPr>
        <w:t xml:space="preserve"> measurements </w:t>
      </w:r>
      <w:r w:rsidR="00D324DF">
        <w:rPr>
          <w:szCs w:val="24"/>
        </w:rPr>
        <w:t>as a function of</w:t>
      </w:r>
      <w:r w:rsidR="00D324DF" w:rsidRPr="005010DE">
        <w:rPr>
          <w:szCs w:val="24"/>
        </w:rPr>
        <w:t xml:space="preserve"> </w:t>
      </w:r>
      <w:r w:rsidR="00D324DF">
        <w:rPr>
          <w:szCs w:val="24"/>
        </w:rPr>
        <w:t xml:space="preserve">the </w:t>
      </w:r>
      <w:r w:rsidR="00B855CF" w:rsidRPr="005010DE">
        <w:rPr>
          <w:szCs w:val="24"/>
        </w:rPr>
        <w:t xml:space="preserve">reference wind speed (Cup1). </w:t>
      </w:r>
    </w:p>
    <w:p w14:paraId="0000004C" w14:textId="4A1746F4" w:rsidR="009E2D3C" w:rsidRPr="005010DE" w:rsidRDefault="0053223B">
      <w:pPr>
        <w:spacing w:after="0"/>
        <w:jc w:val="center"/>
        <w:rPr>
          <w:szCs w:val="24"/>
        </w:rPr>
      </w:pPr>
      <w:sdt>
        <w:sdtPr>
          <w:tag w:val="goog_rdk_68"/>
          <w:id w:val="34784451"/>
        </w:sdtPr>
        <w:sdtContent/>
      </w:sdt>
      <w:r w:rsidR="00022B5E">
        <w:rPr>
          <w:noProof/>
        </w:rPr>
        <w:drawing>
          <wp:inline distT="0" distB="0" distL="0" distR="0" wp14:anchorId="68F73686" wp14:editId="37E4E261">
            <wp:extent cx="59340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0000004D" w14:textId="73AEDBDA" w:rsidR="009E2D3C" w:rsidRPr="00053883" w:rsidRDefault="00491D0E" w:rsidP="00053883">
      <w:pPr>
        <w:pStyle w:val="Caption"/>
        <w:jc w:val="center"/>
        <w:rPr>
          <w:i w:val="0"/>
          <w:color w:val="auto"/>
          <w:sz w:val="24"/>
          <w:szCs w:val="24"/>
        </w:rPr>
      </w:pPr>
      <w:bookmarkStart w:id="19" w:name="_Ref54384962"/>
      <w:r w:rsidRPr="00053883">
        <w:rPr>
          <w:color w:val="auto"/>
          <w:sz w:val="24"/>
          <w:szCs w:val="24"/>
        </w:rPr>
        <w:t xml:space="preserve">Figure </w:t>
      </w:r>
      <w:bookmarkEnd w:id="19"/>
      <w:r w:rsidR="00D324DF">
        <w:rPr>
          <w:color w:val="auto"/>
          <w:sz w:val="24"/>
          <w:szCs w:val="24"/>
        </w:rPr>
        <w:t>4</w:t>
      </w:r>
      <w:r w:rsidR="001F1526" w:rsidRPr="00053883">
        <w:rPr>
          <w:color w:val="auto"/>
          <w:sz w:val="24"/>
          <w:szCs w:val="24"/>
        </w:rPr>
        <w:t xml:space="preserve"> </w:t>
      </w:r>
      <w:r w:rsidR="00B855CF" w:rsidRPr="00053883">
        <w:rPr>
          <w:color w:val="auto"/>
          <w:sz w:val="24"/>
          <w:szCs w:val="24"/>
        </w:rPr>
        <w:t xml:space="preserve">Scatter </w:t>
      </w:r>
      <w:r w:rsidR="00D324DF">
        <w:rPr>
          <w:color w:val="auto"/>
          <w:sz w:val="24"/>
          <w:szCs w:val="24"/>
        </w:rPr>
        <w:t xml:space="preserve">plot of TI </w:t>
      </w:r>
      <w:r w:rsidR="00B855CF" w:rsidRPr="00053883">
        <w:rPr>
          <w:color w:val="auto"/>
          <w:sz w:val="24"/>
          <w:szCs w:val="24"/>
        </w:rPr>
        <w:t xml:space="preserve">Data for </w:t>
      </w:r>
      <w:r w:rsidR="00C75473" w:rsidRPr="00053883">
        <w:rPr>
          <w:color w:val="auto"/>
          <w:sz w:val="24"/>
          <w:szCs w:val="24"/>
        </w:rPr>
        <w:t xml:space="preserve">the </w:t>
      </w:r>
      <w:r w:rsidR="00B855CF" w:rsidRPr="00053883">
        <w:rPr>
          <w:color w:val="auto"/>
          <w:sz w:val="24"/>
          <w:szCs w:val="24"/>
        </w:rPr>
        <w:t>Example Da</w:t>
      </w:r>
      <w:sdt>
        <w:sdtPr>
          <w:rPr>
            <w:color w:val="auto"/>
            <w:sz w:val="24"/>
            <w:szCs w:val="24"/>
          </w:rPr>
          <w:tag w:val="goog_rdk_143"/>
          <w:id w:val="446664791"/>
        </w:sdtPr>
        <w:sdtContent/>
      </w:sdt>
      <w:r w:rsidR="00B855CF" w:rsidRPr="00053883">
        <w:rPr>
          <w:color w:val="auto"/>
          <w:sz w:val="24"/>
          <w:szCs w:val="24"/>
        </w:rPr>
        <w:t>taset</w:t>
      </w:r>
    </w:p>
    <w:p w14:paraId="0000004F" w14:textId="4DDB6824" w:rsidR="009E2D3C" w:rsidRPr="00FA6E6E" w:rsidRDefault="00D324DF">
      <w:pPr>
        <w:jc w:val="both"/>
        <w:rPr>
          <w:szCs w:val="24"/>
        </w:rPr>
      </w:pPr>
      <w:r>
        <w:rPr>
          <w:szCs w:val="24"/>
        </w:rPr>
        <w:t>More informative however</w:t>
      </w:r>
      <w:r w:rsidR="00B855CF" w:rsidRPr="005010DE">
        <w:rPr>
          <w:szCs w:val="24"/>
        </w:rPr>
        <w:t>, is the</w:t>
      </w:r>
      <w:r>
        <w:rPr>
          <w:szCs w:val="24"/>
        </w:rPr>
        <w:t xml:space="preserve"> direct</w:t>
      </w:r>
      <w:r w:rsidR="00B855CF" w:rsidRPr="005010DE">
        <w:rPr>
          <w:szCs w:val="24"/>
        </w:rPr>
        <w:t xml:space="preserve"> </w:t>
      </w:r>
      <w:r w:rsidR="00B855CF" w:rsidRPr="005010DE">
        <w:rPr>
          <w:i/>
          <w:szCs w:val="24"/>
        </w:rPr>
        <w:t xml:space="preserve">comparison </w:t>
      </w:r>
      <w:r>
        <w:rPr>
          <w:i/>
          <w:szCs w:val="24"/>
        </w:rPr>
        <w:t>of various TI measurements</w:t>
      </w:r>
      <w:r w:rsidR="00B855CF" w:rsidRPr="005010DE">
        <w:rPr>
          <w:szCs w:val="24"/>
        </w:rPr>
        <w:t xml:space="preserve">. The simplest metric </w:t>
      </w:r>
      <w:r w:rsidR="00FE4DBC">
        <w:rPr>
          <w:szCs w:val="24"/>
        </w:rPr>
        <w:t>for this comparison</w:t>
      </w:r>
      <w:r w:rsidR="00B855CF" w:rsidRPr="005010DE">
        <w:rPr>
          <w:szCs w:val="24"/>
        </w:rPr>
        <w:t xml:space="preserve"> is </w:t>
      </w:r>
      <w:r w:rsidR="00B855CF" w:rsidRPr="004E6520">
        <w:rPr>
          <w:b/>
          <w:szCs w:val="24"/>
        </w:rPr>
        <w:t>TI difference</w:t>
      </w:r>
      <w:r w:rsidR="00B855CF" w:rsidRPr="004E6520">
        <w:rPr>
          <w:szCs w:val="24"/>
        </w:rPr>
        <w:t xml:space="preserve">. The reference wind speed (Cup1) is considered our baseline, so using the </w:t>
      </w:r>
      <w:r w:rsidR="00FE4DBC">
        <w:rPr>
          <w:szCs w:val="24"/>
        </w:rPr>
        <w:t>data</w:t>
      </w:r>
      <w:r w:rsidR="00B855CF" w:rsidRPr="00ED15DE">
        <w:rPr>
          <w:szCs w:val="24"/>
        </w:rPr>
        <w:t xml:space="preserve"> </w:t>
      </w:r>
      <w:r w:rsidR="00FE4DBC">
        <w:rPr>
          <w:szCs w:val="24"/>
        </w:rPr>
        <w:t>shown in</w:t>
      </w:r>
      <w:r w:rsidR="00B855CF" w:rsidRPr="00ED15DE">
        <w:rPr>
          <w:szCs w:val="24"/>
        </w:rPr>
        <w:t xml:space="preserve"> </w:t>
      </w:r>
      <w:r w:rsidR="00FA6E6E" w:rsidRPr="00ED15DE">
        <w:rPr>
          <w:szCs w:val="24"/>
        </w:rPr>
        <w:fldChar w:fldCharType="begin"/>
      </w:r>
      <w:r w:rsidR="00FA6E6E" w:rsidRPr="00ED15DE">
        <w:rPr>
          <w:szCs w:val="24"/>
        </w:rPr>
        <w:instrText xml:space="preserve"> REF _Ref54384962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FE4DBC" w:rsidRPr="00053883">
        <w:rPr>
          <w:szCs w:val="24"/>
        </w:rPr>
        <w:t xml:space="preserve">Figure </w:t>
      </w:r>
      <w:r w:rsidR="00FA6E6E" w:rsidRPr="00ED15DE">
        <w:rPr>
          <w:szCs w:val="24"/>
        </w:rPr>
        <w:fldChar w:fldCharType="end"/>
      </w:r>
      <w:r w:rsidR="00FE4DBC">
        <w:rPr>
          <w:szCs w:val="24"/>
        </w:rPr>
        <w:t>4</w:t>
      </w:r>
      <w:r w:rsidR="00B855CF" w:rsidRPr="00ED15DE">
        <w:rPr>
          <w:szCs w:val="24"/>
        </w:rPr>
        <w:t>, we</w:t>
      </w:r>
      <w:r w:rsidR="00B855CF" w:rsidRPr="008E3002">
        <w:rPr>
          <w:szCs w:val="24"/>
        </w:rPr>
        <w:t xml:space="preserve"> can calculate</w:t>
      </w:r>
      <w:r w:rsidR="00FE4DBC">
        <w:rPr>
          <w:szCs w:val="24"/>
        </w:rPr>
        <w:t xml:space="preserve"> the difference between TI observed by Cup2 and by Cup 1</w:t>
      </w:r>
      <w:r w:rsidR="00B855CF" w:rsidRPr="008E3002">
        <w:rPr>
          <w:szCs w:val="24"/>
        </w:rPr>
        <w:t xml:space="preserve"> </w:t>
      </w:r>
      <w:r w:rsidR="00FE4DBC">
        <w:rPr>
          <w:szCs w:val="24"/>
        </w:rPr>
        <w:t>(</w:t>
      </w:r>
      <w:r w:rsidR="00B855CF" w:rsidRPr="008E3002">
        <w:rPr>
          <w:szCs w:val="24"/>
        </w:rPr>
        <w:t>TI</w:t>
      </w:r>
      <w:r w:rsidR="00B855CF" w:rsidRPr="008E3002">
        <w:rPr>
          <w:szCs w:val="24"/>
          <w:vertAlign w:val="subscript"/>
        </w:rPr>
        <w:t>Cup2</w:t>
      </w:r>
      <w:r w:rsidR="00B855CF" w:rsidRPr="008E3002">
        <w:rPr>
          <w:szCs w:val="24"/>
        </w:rPr>
        <w:t xml:space="preserve"> </w:t>
      </w:r>
      <w:r w:rsidR="00FE4DBC">
        <w:rPr>
          <w:szCs w:val="24"/>
        </w:rPr>
        <w:t>-</w:t>
      </w:r>
      <w:r w:rsidR="00FE4DBC" w:rsidRPr="008E3002">
        <w:rPr>
          <w:szCs w:val="24"/>
        </w:rPr>
        <w:t xml:space="preserve"> </w:t>
      </w:r>
      <w:r w:rsidR="00B855CF" w:rsidRPr="008E3002">
        <w:rPr>
          <w:szCs w:val="24"/>
        </w:rPr>
        <w:t>TI</w:t>
      </w:r>
      <w:r w:rsidR="00B855CF" w:rsidRPr="008E3002">
        <w:rPr>
          <w:szCs w:val="24"/>
          <w:vertAlign w:val="subscript"/>
        </w:rPr>
        <w:t>Cup1</w:t>
      </w:r>
      <w:r w:rsidR="00FE4DBC">
        <w:rPr>
          <w:szCs w:val="24"/>
        </w:rPr>
        <w:t xml:space="preserve">, labeled </w:t>
      </w:r>
      <w:r w:rsidR="00B855CF" w:rsidRPr="00FA6E6E">
        <w:rPr>
          <w:szCs w:val="24"/>
        </w:rPr>
        <w:t xml:space="preserve">“Cup2Cup”) and </w:t>
      </w:r>
      <w:r w:rsidR="00FE4DBC">
        <w:rPr>
          <w:szCs w:val="24"/>
        </w:rPr>
        <w:t>the difference between TI observed by the RSD and by Cup 1</w:t>
      </w:r>
      <w:r w:rsidR="00FE4DBC" w:rsidRPr="008E3002">
        <w:rPr>
          <w:szCs w:val="24"/>
        </w:rPr>
        <w:t xml:space="preserve"> </w:t>
      </w:r>
      <w:r w:rsidR="00FE4DBC">
        <w:rPr>
          <w:szCs w:val="24"/>
        </w:rPr>
        <w:t>(</w:t>
      </w:r>
      <w:r w:rsidR="00B855CF" w:rsidRPr="00FA6E6E">
        <w:rPr>
          <w:szCs w:val="24"/>
        </w:rPr>
        <w:t>TI</w:t>
      </w:r>
      <w:r w:rsidR="00B855CF" w:rsidRPr="00FA6E6E">
        <w:rPr>
          <w:szCs w:val="24"/>
          <w:vertAlign w:val="subscript"/>
        </w:rPr>
        <w:t>RSD</w:t>
      </w:r>
      <w:r w:rsidR="00B855CF" w:rsidRPr="00FA6E6E">
        <w:rPr>
          <w:szCs w:val="24"/>
        </w:rPr>
        <w:t xml:space="preserve"> </w:t>
      </w:r>
      <w:r w:rsidR="00FE4DBC">
        <w:rPr>
          <w:szCs w:val="24"/>
        </w:rPr>
        <w:t>-</w:t>
      </w:r>
      <w:r w:rsidR="00FE4DBC" w:rsidRPr="00FA6E6E">
        <w:rPr>
          <w:szCs w:val="24"/>
        </w:rPr>
        <w:t xml:space="preserve"> </w:t>
      </w:r>
      <w:r w:rsidR="00B855CF" w:rsidRPr="00FA6E6E">
        <w:rPr>
          <w:szCs w:val="24"/>
        </w:rPr>
        <w:t>TI</w:t>
      </w:r>
      <w:r w:rsidR="00B855CF" w:rsidRPr="00FA6E6E">
        <w:rPr>
          <w:szCs w:val="24"/>
          <w:vertAlign w:val="subscript"/>
        </w:rPr>
        <w:t>Cup1</w:t>
      </w:r>
      <w:r w:rsidR="00FE4DBC">
        <w:rPr>
          <w:szCs w:val="24"/>
        </w:rPr>
        <w:t xml:space="preserve">, labeled </w:t>
      </w:r>
      <w:r w:rsidR="00B855CF" w:rsidRPr="00FA6E6E">
        <w:rPr>
          <w:szCs w:val="24"/>
        </w:rPr>
        <w:t xml:space="preserve">“RSD2Cup”) for every 10-minute </w:t>
      </w:r>
      <w:r w:rsidR="00FE4DBC">
        <w:rPr>
          <w:szCs w:val="24"/>
        </w:rPr>
        <w:t>timestamp</w:t>
      </w:r>
      <w:r w:rsidR="00B855CF" w:rsidRPr="00FA6E6E">
        <w:rPr>
          <w:szCs w:val="24"/>
        </w:rPr>
        <w:t xml:space="preserve">. </w:t>
      </w:r>
    </w:p>
    <w:p w14:paraId="1AE933E6" w14:textId="1B7A17F3" w:rsidR="00022B5E" w:rsidRPr="00053883" w:rsidRDefault="00022B5E">
      <w:pPr>
        <w:pBdr>
          <w:top w:val="nil"/>
          <w:left w:val="nil"/>
          <w:bottom w:val="nil"/>
          <w:right w:val="nil"/>
          <w:between w:val="nil"/>
        </w:pBdr>
        <w:spacing w:after="0" w:line="240" w:lineRule="auto"/>
        <w:jc w:val="center"/>
        <w:rPr>
          <w:i/>
          <w:szCs w:val="24"/>
        </w:rPr>
      </w:pPr>
      <w:r>
        <w:rPr>
          <w:i/>
          <w:noProof/>
          <w:szCs w:val="24"/>
        </w:rPr>
        <w:drawing>
          <wp:inline distT="0" distB="0" distL="0" distR="0" wp14:anchorId="0DF93060" wp14:editId="7CE5EB20">
            <wp:extent cx="594360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00000052" w14:textId="1384054B" w:rsidR="009E2D3C" w:rsidRPr="00053883" w:rsidRDefault="00491D0E" w:rsidP="00053883">
      <w:pPr>
        <w:pStyle w:val="Caption"/>
        <w:jc w:val="center"/>
        <w:rPr>
          <w:i w:val="0"/>
          <w:iCs w:val="0"/>
          <w:color w:val="auto"/>
          <w:sz w:val="24"/>
          <w:szCs w:val="24"/>
        </w:rPr>
      </w:pPr>
      <w:bookmarkStart w:id="20" w:name="_Ref54385021"/>
      <w:r w:rsidRPr="00053883">
        <w:rPr>
          <w:color w:val="auto"/>
          <w:sz w:val="24"/>
          <w:szCs w:val="24"/>
        </w:rPr>
        <w:t xml:space="preserve">Figure </w:t>
      </w:r>
      <w:bookmarkEnd w:id="20"/>
      <w:r w:rsidR="00FE4DBC">
        <w:rPr>
          <w:color w:val="auto"/>
          <w:sz w:val="24"/>
          <w:szCs w:val="24"/>
        </w:rPr>
        <w:t>5</w:t>
      </w:r>
      <w:r w:rsidR="001F1526" w:rsidRPr="00053883">
        <w:rPr>
          <w:color w:val="auto"/>
          <w:sz w:val="24"/>
          <w:szCs w:val="24"/>
        </w:rPr>
        <w:t xml:space="preserve"> </w:t>
      </w:r>
      <w:r w:rsidR="00FE4DBC">
        <w:rPr>
          <w:color w:val="auto"/>
          <w:sz w:val="24"/>
          <w:szCs w:val="24"/>
        </w:rPr>
        <w:t xml:space="preserve">Scatter plot of </w:t>
      </w:r>
      <w:r w:rsidR="00B855CF" w:rsidRPr="00053883">
        <w:rPr>
          <w:color w:val="auto"/>
          <w:sz w:val="24"/>
          <w:szCs w:val="24"/>
        </w:rPr>
        <w:t xml:space="preserve">TI Difference for </w:t>
      </w:r>
      <w:r w:rsidR="00C75473" w:rsidRPr="00053883">
        <w:rPr>
          <w:color w:val="auto"/>
          <w:sz w:val="24"/>
          <w:szCs w:val="24"/>
        </w:rPr>
        <w:t xml:space="preserve">the </w:t>
      </w:r>
      <w:r w:rsidR="00B855CF" w:rsidRPr="00053883">
        <w:rPr>
          <w:color w:val="auto"/>
          <w:sz w:val="24"/>
          <w:szCs w:val="24"/>
        </w:rPr>
        <w:t>Example Dataset</w:t>
      </w:r>
    </w:p>
    <w:p w14:paraId="00000054" w14:textId="6325667C" w:rsidR="009E2D3C" w:rsidRPr="004E6520" w:rsidRDefault="00FE4DBC" w:rsidP="00FE4DBC">
      <w:pPr>
        <w:jc w:val="both"/>
        <w:rPr>
          <w:szCs w:val="24"/>
        </w:rPr>
      </w:pPr>
      <w:r>
        <w:rPr>
          <w:szCs w:val="24"/>
        </w:rPr>
        <w:t>F</w:t>
      </w:r>
      <w:r w:rsidR="00B855CF" w:rsidRPr="005010DE">
        <w:rPr>
          <w:szCs w:val="24"/>
        </w:rPr>
        <w:t xml:space="preserve">rom </w:t>
      </w:r>
      <w:r w:rsidR="00FA6E6E" w:rsidRPr="00ED15DE">
        <w:rPr>
          <w:szCs w:val="24"/>
        </w:rPr>
        <w:fldChar w:fldCharType="begin"/>
      </w:r>
      <w:r w:rsidR="00FA6E6E" w:rsidRPr="00ED15DE">
        <w:rPr>
          <w:szCs w:val="24"/>
        </w:rPr>
        <w:instrText xml:space="preserve"> REF _Ref54385021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1F1526" w:rsidRPr="00053883">
        <w:rPr>
          <w:szCs w:val="24"/>
        </w:rPr>
        <w:t>Figure</w:t>
      </w:r>
      <w:r w:rsidR="001F1526" w:rsidRPr="00053883">
        <w:rPr>
          <w:szCs w:val="24"/>
        </w:rPr>
        <w:t xml:space="preserve"> </w:t>
      </w:r>
      <w:r w:rsidR="00FA6E6E" w:rsidRPr="00ED15DE">
        <w:rPr>
          <w:szCs w:val="24"/>
        </w:rPr>
        <w:fldChar w:fldCharType="end"/>
      </w:r>
      <w:r>
        <w:rPr>
          <w:szCs w:val="24"/>
        </w:rPr>
        <w:t>5</w:t>
      </w:r>
      <w:r w:rsidR="001F1526">
        <w:rPr>
          <w:szCs w:val="24"/>
        </w:rPr>
        <w:t xml:space="preserve"> </w:t>
      </w:r>
      <w:r>
        <w:rPr>
          <w:szCs w:val="24"/>
        </w:rPr>
        <w:t xml:space="preserve">it is evident </w:t>
      </w:r>
      <w:r w:rsidR="00B855CF" w:rsidRPr="00ED15DE">
        <w:rPr>
          <w:szCs w:val="24"/>
        </w:rPr>
        <w:t>that</w:t>
      </w:r>
      <w:r w:rsidR="00B855CF" w:rsidRPr="005010DE">
        <w:rPr>
          <w:szCs w:val="24"/>
        </w:rPr>
        <w:t xml:space="preserve"> for this example dataset, the RSD2Cup TI differences are </w:t>
      </w:r>
      <w:r w:rsidR="004A63F6" w:rsidRPr="005010DE">
        <w:rPr>
          <w:szCs w:val="24"/>
        </w:rPr>
        <w:t>gr</w:t>
      </w:r>
      <w:r w:rsidR="004A63F6" w:rsidRPr="004E6520">
        <w:rPr>
          <w:szCs w:val="24"/>
        </w:rPr>
        <w:t>eate</w:t>
      </w:r>
      <w:r w:rsidR="004A63F6" w:rsidRPr="008E3002">
        <w:rPr>
          <w:szCs w:val="24"/>
        </w:rPr>
        <w:t xml:space="preserve">r </w:t>
      </w:r>
      <w:r w:rsidR="00B855CF" w:rsidRPr="008E3002">
        <w:rPr>
          <w:szCs w:val="24"/>
        </w:rPr>
        <w:t>than the Cup2Cup differences</w:t>
      </w:r>
      <w:r w:rsidR="008A5746" w:rsidRPr="008E3002">
        <w:rPr>
          <w:szCs w:val="24"/>
        </w:rPr>
        <w:t xml:space="preserve"> </w:t>
      </w:r>
      <w:r w:rsidR="008A5746" w:rsidRPr="00FA6E6E">
        <w:rPr>
          <w:szCs w:val="24"/>
        </w:rPr>
        <w:t xml:space="preserve">with </w:t>
      </w:r>
      <w:r w:rsidR="008A5746" w:rsidRPr="004B06FF">
        <w:rPr>
          <w:szCs w:val="24"/>
        </w:rPr>
        <w:t>R</w:t>
      </w:r>
      <w:r w:rsidR="008A5746" w:rsidRPr="0007546B">
        <w:rPr>
          <w:szCs w:val="24"/>
        </w:rPr>
        <w:t>SD2Cup c</w:t>
      </w:r>
      <w:r w:rsidR="008A5746" w:rsidRPr="00FF368D">
        <w:rPr>
          <w:szCs w:val="24"/>
        </w:rPr>
        <w:t>ompa</w:t>
      </w:r>
      <w:r w:rsidR="008A5746" w:rsidRPr="00ED15DE">
        <w:rPr>
          <w:szCs w:val="24"/>
        </w:rPr>
        <w:t>rison</w:t>
      </w:r>
      <w:r w:rsidR="00EB0492">
        <w:rPr>
          <w:szCs w:val="24"/>
        </w:rPr>
        <w:t xml:space="preserve"> results showing a more pronounced deviation from zero within each wind speed bin</w:t>
      </w:r>
      <w:r w:rsidR="00B855CF" w:rsidRPr="00ED15DE">
        <w:rPr>
          <w:szCs w:val="24"/>
        </w:rPr>
        <w:t>; nonetheless both sets of TI differences a</w:t>
      </w:r>
      <w:sdt>
        <w:sdtPr>
          <w:tag w:val="goog_rdk_69"/>
          <w:id w:val="-929969990"/>
        </w:sdtPr>
        <w:sdtContent/>
      </w:sdt>
      <w:sdt>
        <w:sdtPr>
          <w:tag w:val="goog_rdk_70"/>
          <w:id w:val="-481773537"/>
        </w:sdtPr>
        <w:sdtContent/>
      </w:sdt>
      <w:sdt>
        <w:sdtPr>
          <w:tag w:val="goog_rdk_71"/>
          <w:id w:val="-369066062"/>
        </w:sdtPr>
        <w:sdtContent/>
      </w:sdt>
      <w:r w:rsidR="00B855CF" w:rsidRPr="005010DE">
        <w:rPr>
          <w:szCs w:val="24"/>
        </w:rPr>
        <w:t>re non-zero</w:t>
      </w:r>
      <w:r w:rsidR="008A5746" w:rsidRPr="005010DE">
        <w:rPr>
          <w:szCs w:val="24"/>
        </w:rPr>
        <w:t>, alth</w:t>
      </w:r>
      <w:r w:rsidR="008A5746" w:rsidRPr="004E6520">
        <w:rPr>
          <w:szCs w:val="24"/>
        </w:rPr>
        <w:t>ough</w:t>
      </w:r>
      <w:r w:rsidR="008A5746" w:rsidRPr="008E3002">
        <w:rPr>
          <w:szCs w:val="24"/>
        </w:rPr>
        <w:t xml:space="preserve"> the </w:t>
      </w:r>
      <w:r w:rsidR="008A5746" w:rsidRPr="00FA6E6E">
        <w:rPr>
          <w:szCs w:val="24"/>
        </w:rPr>
        <w:t>mean TI difference across all win</w:t>
      </w:r>
      <w:r w:rsidR="008A5746" w:rsidRPr="004B06FF">
        <w:rPr>
          <w:szCs w:val="24"/>
        </w:rPr>
        <w:t>d speed bin</w:t>
      </w:r>
      <w:r w:rsidR="008A5746" w:rsidRPr="0007546B">
        <w:rPr>
          <w:szCs w:val="24"/>
        </w:rPr>
        <w:t xml:space="preserve">s is </w:t>
      </w:r>
      <w:r w:rsidR="00EB0492">
        <w:rPr>
          <w:szCs w:val="24"/>
        </w:rPr>
        <w:t>consistently</w:t>
      </w:r>
      <w:r w:rsidR="00EB0492" w:rsidRPr="00ED15DE">
        <w:rPr>
          <w:szCs w:val="24"/>
        </w:rPr>
        <w:t xml:space="preserve"> </w:t>
      </w:r>
      <w:r w:rsidR="008A5746" w:rsidRPr="00ED15DE">
        <w:rPr>
          <w:szCs w:val="24"/>
        </w:rPr>
        <w:t>positive for RSD2Cup comparison (</w:t>
      </w:r>
      <w:r w:rsidR="007F22F6">
        <w:rPr>
          <w:szCs w:val="24"/>
        </w:rPr>
        <w:t>3.2</w:t>
      </w:r>
      <w:r w:rsidR="008A5746" w:rsidRPr="00ED15DE">
        <w:rPr>
          <w:szCs w:val="24"/>
        </w:rPr>
        <w:t xml:space="preserve"> %) </w:t>
      </w:r>
      <w:r w:rsidR="008A5746" w:rsidRPr="005010DE">
        <w:rPr>
          <w:szCs w:val="24"/>
        </w:rPr>
        <w:t>and clo</w:t>
      </w:r>
      <w:r w:rsidR="008A5746" w:rsidRPr="004E6520">
        <w:rPr>
          <w:szCs w:val="24"/>
        </w:rPr>
        <w:t>se</w:t>
      </w:r>
      <w:r w:rsidR="00EB0492">
        <w:rPr>
          <w:szCs w:val="24"/>
        </w:rPr>
        <w:t>r</w:t>
      </w:r>
      <w:r w:rsidR="008A5746" w:rsidRPr="004E6520">
        <w:rPr>
          <w:szCs w:val="24"/>
        </w:rPr>
        <w:t xml:space="preserve"> t</w:t>
      </w:r>
      <w:r w:rsidR="008A5746" w:rsidRPr="008E3002">
        <w:rPr>
          <w:szCs w:val="24"/>
        </w:rPr>
        <w:t>o ze</w:t>
      </w:r>
      <w:r w:rsidR="008A5746" w:rsidRPr="00FA6E6E">
        <w:rPr>
          <w:szCs w:val="24"/>
        </w:rPr>
        <w:t>ro for the Cup2Cup comparison (</w:t>
      </w:r>
      <w:r w:rsidR="007F22F6">
        <w:rPr>
          <w:szCs w:val="24"/>
        </w:rPr>
        <w:t>-0.2</w:t>
      </w:r>
      <w:r w:rsidR="008A5746" w:rsidRPr="00FA6E6E">
        <w:rPr>
          <w:szCs w:val="24"/>
        </w:rPr>
        <w:t xml:space="preserve"> </w:t>
      </w:r>
      <w:r w:rsidR="008A5746" w:rsidRPr="004B06FF">
        <w:rPr>
          <w:szCs w:val="24"/>
        </w:rPr>
        <w:t>%)</w:t>
      </w:r>
      <w:r w:rsidR="00B855CF" w:rsidRPr="004B06FF">
        <w:rPr>
          <w:szCs w:val="24"/>
        </w:rPr>
        <w:t xml:space="preserve">. </w:t>
      </w:r>
      <w:r w:rsidR="00B855CF" w:rsidRPr="005010DE">
        <w:rPr>
          <w:szCs w:val="24"/>
        </w:rPr>
        <w:t>Pillar 2 and Pillar 3 of the CF</w:t>
      </w:r>
      <w:sdt>
        <w:sdtPr>
          <w:tag w:val="goog_rdk_159"/>
          <w:id w:val="554050331"/>
        </w:sdtPr>
        <w:sdtContent/>
      </w:sdt>
      <w:sdt>
        <w:sdtPr>
          <w:tag w:val="goog_rdk_160"/>
          <w:id w:val="438952977"/>
        </w:sdtPr>
        <w:sdtContent/>
      </w:sdt>
      <w:r w:rsidR="00B855CF" w:rsidRPr="005010DE">
        <w:rPr>
          <w:szCs w:val="24"/>
        </w:rPr>
        <w:t xml:space="preserve">ARS </w:t>
      </w:r>
      <w:r w:rsidR="00EB0492">
        <w:rPr>
          <w:szCs w:val="24"/>
        </w:rPr>
        <w:t xml:space="preserve">research initiative </w:t>
      </w:r>
      <w:r w:rsidR="00B855CF" w:rsidRPr="005010DE">
        <w:rPr>
          <w:szCs w:val="24"/>
        </w:rPr>
        <w:t xml:space="preserve">will quantify how much TI difference is significant in the </w:t>
      </w:r>
      <w:r w:rsidR="00B855CF" w:rsidRPr="005010DE">
        <w:rPr>
          <w:szCs w:val="24"/>
        </w:rPr>
        <w:lastRenderedPageBreak/>
        <w:t xml:space="preserve">context of site suitability decisions and will evaluate different RSD TI </w:t>
      </w:r>
      <w:r w:rsidR="00550BAA">
        <w:rPr>
          <w:szCs w:val="24"/>
        </w:rPr>
        <w:t>adjustment</w:t>
      </w:r>
      <w:r w:rsidR="00550BAA" w:rsidRPr="005010DE">
        <w:rPr>
          <w:szCs w:val="24"/>
        </w:rPr>
        <w:t xml:space="preserve"> </w:t>
      </w:r>
      <w:r w:rsidR="00B855CF" w:rsidRPr="005010DE">
        <w:rPr>
          <w:szCs w:val="24"/>
        </w:rPr>
        <w:t>methods to reduce TI differences</w:t>
      </w:r>
      <w:r w:rsidR="00EB0492">
        <w:rPr>
          <w:szCs w:val="24"/>
        </w:rPr>
        <w:t xml:space="preserve"> across all wind speed bins. </w:t>
      </w:r>
    </w:p>
    <w:p w14:paraId="00000055" w14:textId="4A99F9A2" w:rsidR="009E2D3C" w:rsidRPr="00053883" w:rsidRDefault="00B855CF" w:rsidP="005010DE">
      <w:pPr>
        <w:pStyle w:val="Heading3"/>
      </w:pPr>
      <w:bookmarkStart w:id="21" w:name="_Toc59575316"/>
      <w:r w:rsidRPr="00053883">
        <w:t>Mean Bias Error (Accuracy) and Root Mean Square Error (Precision)</w:t>
      </w:r>
      <w:bookmarkEnd w:id="21"/>
    </w:p>
    <w:p w14:paraId="00000056" w14:textId="553ECEB6" w:rsidR="009E2D3C" w:rsidRPr="004E6520" w:rsidRDefault="00B855CF">
      <w:pPr>
        <w:jc w:val="both"/>
        <w:rPr>
          <w:szCs w:val="24"/>
        </w:rPr>
      </w:pPr>
      <w:r w:rsidRPr="005010DE">
        <w:rPr>
          <w:szCs w:val="24"/>
        </w:rPr>
        <w:t>The CFARS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 chose two basic statistical </w:t>
      </w:r>
      <w:r w:rsidR="007F3562">
        <w:rPr>
          <w:szCs w:val="24"/>
        </w:rPr>
        <w:t>metrics</w:t>
      </w:r>
      <w:r w:rsidR="007F3562" w:rsidRPr="005010DE">
        <w:rPr>
          <w:szCs w:val="24"/>
        </w:rPr>
        <w:t xml:space="preserve"> </w:t>
      </w:r>
      <w:r w:rsidRPr="005010DE">
        <w:rPr>
          <w:szCs w:val="24"/>
        </w:rPr>
        <w:t>to quantify the differences</w:t>
      </w:r>
      <w:ins w:id="22" w:author="Alexandra Arntsen" w:date="2021-02-07T20:05:00Z">
        <w:r w:rsidR="007F3562">
          <w:rPr>
            <w:szCs w:val="24"/>
          </w:rPr>
          <w:t xml:space="preserve"> </w:t>
        </w:r>
      </w:ins>
      <w:r w:rsidRPr="005010DE">
        <w:rPr>
          <w:szCs w:val="24"/>
        </w:rPr>
        <w:t>betw</w:t>
      </w:r>
      <w:r w:rsidRPr="004E6520">
        <w:rPr>
          <w:szCs w:val="24"/>
        </w:rPr>
        <w:t>een concurrent</w:t>
      </w:r>
      <w:r w:rsidR="007F3562">
        <w:rPr>
          <w:szCs w:val="24"/>
        </w:rPr>
        <w:t xml:space="preserve"> and</w:t>
      </w:r>
      <w:r w:rsidRPr="004E6520">
        <w:rPr>
          <w:szCs w:val="24"/>
        </w:rPr>
        <w:t xml:space="preserve"> collocated TI measurements.</w:t>
      </w:r>
    </w:p>
    <w:p w14:paraId="00000057" w14:textId="7A187EA7" w:rsidR="009E2D3C" w:rsidRPr="005010DE" w:rsidRDefault="00B855CF">
      <w:pPr>
        <w:jc w:val="both"/>
        <w:rPr>
          <w:szCs w:val="24"/>
        </w:rPr>
      </w:pPr>
      <w:r w:rsidRPr="008E3002">
        <w:rPr>
          <w:szCs w:val="24"/>
        </w:rPr>
        <w:t xml:space="preserve"> First, </w:t>
      </w:r>
      <w:r w:rsidRPr="008E3002">
        <w:rPr>
          <w:b/>
          <w:szCs w:val="24"/>
        </w:rPr>
        <w:t>TI Mean Bias Error</w:t>
      </w:r>
      <w:r w:rsidRPr="008E3002">
        <w:rPr>
          <w:szCs w:val="24"/>
        </w:rPr>
        <w:t xml:space="preserve"> (MBE) i</w:t>
      </w:r>
      <w:r w:rsidRPr="00FA6E6E">
        <w:rPr>
          <w:szCs w:val="24"/>
        </w:rPr>
        <w:t xml:space="preserve">s used to measure the </w:t>
      </w:r>
      <w:r w:rsidRPr="00FA6E6E">
        <w:rPr>
          <w:i/>
          <w:szCs w:val="24"/>
        </w:rPr>
        <w:t>average TI difference between two datasets</w:t>
      </w:r>
      <w:r w:rsidRPr="00FA6E6E">
        <w:rPr>
          <w:szCs w:val="24"/>
        </w:rPr>
        <w:t>, which gives overall bias or systematic error. When using MBE, the error direction</w:t>
      </w:r>
      <w:r w:rsidR="007F3562">
        <w:rPr>
          <w:szCs w:val="24"/>
        </w:rPr>
        <w:t>,</w:t>
      </w:r>
      <w:r w:rsidRPr="00FA6E6E">
        <w:rPr>
          <w:szCs w:val="24"/>
        </w:rPr>
        <w:t xml:space="preserve"> </w:t>
      </w:r>
      <w:r w:rsidR="007F3562">
        <w:rPr>
          <w:szCs w:val="24"/>
        </w:rPr>
        <w:t xml:space="preserve">indicating an </w:t>
      </w:r>
      <w:r w:rsidRPr="00FA6E6E">
        <w:rPr>
          <w:szCs w:val="24"/>
        </w:rPr>
        <w:t xml:space="preserve">over prediction versus </w:t>
      </w:r>
      <w:r w:rsidR="007F3562">
        <w:rPr>
          <w:szCs w:val="24"/>
        </w:rPr>
        <w:t xml:space="preserve">an </w:t>
      </w:r>
      <w:r w:rsidRPr="00FA6E6E">
        <w:rPr>
          <w:szCs w:val="24"/>
        </w:rPr>
        <w:t xml:space="preserve">underprediction, </w:t>
      </w:r>
      <w:r w:rsidR="007F3562">
        <w:rPr>
          <w:szCs w:val="24"/>
        </w:rPr>
        <w:t>is preserved but muted in the process of averaging</w:t>
      </w:r>
      <w:r w:rsidRPr="004B06FF">
        <w:rPr>
          <w:szCs w:val="24"/>
        </w:rPr>
        <w:t>. MBE</w:t>
      </w:r>
      <w:r w:rsidR="007F3562">
        <w:rPr>
          <w:szCs w:val="24"/>
        </w:rPr>
        <w:t xml:space="preserve"> can be described as </w:t>
      </w:r>
      <w:r w:rsidRPr="004B06FF">
        <w:rPr>
          <w:szCs w:val="24"/>
        </w:rPr>
        <w:t xml:space="preserve">a measure of </w:t>
      </w:r>
      <w:r w:rsidRPr="004B06FF">
        <w:rPr>
          <w:i/>
          <w:szCs w:val="24"/>
        </w:rPr>
        <w:t>accuracy</w:t>
      </w:r>
      <w:r w:rsidRPr="004B06FF">
        <w:rPr>
          <w:szCs w:val="24"/>
        </w:rPr>
        <w:t xml:space="preserve"> (</w:t>
      </w:r>
      <w:proofErr w:type="gramStart"/>
      <w:r w:rsidRPr="004B06FF">
        <w:rPr>
          <w:szCs w:val="24"/>
        </w:rPr>
        <w:t>i.e.</w:t>
      </w:r>
      <w:proofErr w:type="gramEnd"/>
      <w:r w:rsidRPr="004B06FF">
        <w:rPr>
          <w:szCs w:val="24"/>
        </w:rPr>
        <w:t xml:space="preserve"> </w:t>
      </w:r>
      <w:r w:rsidR="007F3562">
        <w:rPr>
          <w:szCs w:val="24"/>
        </w:rPr>
        <w:t xml:space="preserve">representative of </w:t>
      </w:r>
      <w:r w:rsidRPr="004B06FF">
        <w:rPr>
          <w:szCs w:val="24"/>
        </w:rPr>
        <w:t xml:space="preserve">closeness to </w:t>
      </w:r>
      <w:r w:rsidR="007F3562">
        <w:rPr>
          <w:szCs w:val="24"/>
        </w:rPr>
        <w:t xml:space="preserve">the </w:t>
      </w:r>
      <w:r w:rsidRPr="00ED15DE">
        <w:rPr>
          <w:szCs w:val="24"/>
        </w:rPr>
        <w:t xml:space="preserve">truth). </w:t>
      </w:r>
      <w:r w:rsidR="00FA6E6E" w:rsidRPr="00ED15DE">
        <w:rPr>
          <w:szCs w:val="24"/>
        </w:rPr>
        <w:fldChar w:fldCharType="begin"/>
      </w:r>
      <w:r w:rsidR="00FA6E6E" w:rsidRPr="00ED15DE">
        <w:rPr>
          <w:szCs w:val="24"/>
        </w:rPr>
        <w:instrText xml:space="preserve"> REF _Ref54385086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1F1526" w:rsidRPr="00053883">
        <w:rPr>
          <w:szCs w:val="24"/>
        </w:rPr>
        <w:t xml:space="preserve">Figure </w:t>
      </w:r>
      <w:r w:rsidR="00FA6E6E" w:rsidRPr="00ED15DE">
        <w:rPr>
          <w:szCs w:val="24"/>
        </w:rPr>
        <w:fldChar w:fldCharType="end"/>
      </w:r>
      <w:r w:rsidR="007F3562">
        <w:rPr>
          <w:szCs w:val="24"/>
        </w:rPr>
        <w:t>6a</w:t>
      </w:r>
      <w:r w:rsidR="00FA6E6E" w:rsidRPr="00ED15DE">
        <w:rPr>
          <w:szCs w:val="24"/>
        </w:rPr>
        <w:t xml:space="preserve"> </w:t>
      </w:r>
      <w:r w:rsidRPr="00ED15DE">
        <w:rPr>
          <w:szCs w:val="24"/>
        </w:rPr>
        <w:t xml:space="preserve">shows an example of high accuracy results (i.e., MBE close to 0) and </w:t>
      </w:r>
      <w:r w:rsidR="007F3562">
        <w:rPr>
          <w:szCs w:val="24"/>
        </w:rPr>
        <w:t>6b</w:t>
      </w:r>
      <w:r w:rsidR="00FA6E6E" w:rsidRPr="00ED15DE">
        <w:rPr>
          <w:szCs w:val="24"/>
        </w:rPr>
        <w:t xml:space="preserve"> </w:t>
      </w:r>
      <w:r w:rsidRPr="00ED15DE">
        <w:rPr>
          <w:szCs w:val="24"/>
        </w:rPr>
        <w:t>shows an example of low accuracy results (i.e., MB</w:t>
      </w:r>
      <w:sdt>
        <w:sdtPr>
          <w:tag w:val="goog_rdk_72"/>
          <w:id w:val="119348929"/>
        </w:sdtPr>
        <w:sdtContent/>
      </w:sdt>
      <w:r w:rsidRPr="00ED15DE">
        <w:rPr>
          <w:szCs w:val="24"/>
        </w:rPr>
        <w:t xml:space="preserve">E farther from 0), despite both </w:t>
      </w:r>
      <w:r w:rsidR="007F3562">
        <w:rPr>
          <w:szCs w:val="24"/>
        </w:rPr>
        <w:t>panels</w:t>
      </w:r>
      <w:r w:rsidRPr="00ED15DE">
        <w:rPr>
          <w:szCs w:val="24"/>
        </w:rPr>
        <w:t xml:space="preserve"> ha</w:t>
      </w:r>
      <w:sdt>
        <w:sdtPr>
          <w:tag w:val="goog_rdk_204"/>
          <w:id w:val="843284166"/>
        </w:sdtPr>
        <w:sdtContent/>
      </w:sdt>
      <w:r w:rsidRPr="00ED15DE">
        <w:rPr>
          <w:szCs w:val="24"/>
        </w:rPr>
        <w:t>ving the same precision</w:t>
      </w:r>
      <w:r w:rsidRPr="005010DE">
        <w:rPr>
          <w:szCs w:val="24"/>
        </w:rPr>
        <w:t xml:space="preserve"> (spread of the</w:t>
      </w:r>
      <w:r w:rsidR="00164A62">
        <w:rPr>
          <w:szCs w:val="24"/>
        </w:rPr>
        <w:t xml:space="preserve"> observed</w:t>
      </w:r>
      <w:r w:rsidRPr="005010DE">
        <w:rPr>
          <w:szCs w:val="24"/>
        </w:rPr>
        <w:t xml:space="preserve"> data).</w:t>
      </w:r>
    </w:p>
    <w:tbl>
      <w:tblPr>
        <w:tblStyle w:val="aa"/>
        <w:tblW w:w="9360" w:type="dxa"/>
        <w:tblBorders>
          <w:top w:val="nil"/>
          <w:left w:val="nil"/>
          <w:bottom w:val="nil"/>
          <w:right w:val="nil"/>
          <w:insideH w:val="nil"/>
          <w:insideV w:val="nil"/>
        </w:tblBorders>
        <w:tblLayout w:type="fixed"/>
        <w:tblLook w:val="0400" w:firstRow="0" w:lastRow="0" w:firstColumn="0" w:lastColumn="0" w:noHBand="0" w:noVBand="1"/>
      </w:tblPr>
      <w:tblGrid>
        <w:gridCol w:w="4679"/>
        <w:gridCol w:w="4681"/>
      </w:tblGrid>
      <w:tr w:rsidR="009E2D3C" w:rsidRPr="00ED15DE" w14:paraId="680146B3" w14:textId="77777777">
        <w:trPr>
          <w:trHeight w:val="2043"/>
        </w:trPr>
        <w:tc>
          <w:tcPr>
            <w:tcW w:w="4679" w:type="dxa"/>
          </w:tcPr>
          <w:p w14:paraId="00000058" w14:textId="337983B3" w:rsidR="009E2D3C" w:rsidRPr="00053883" w:rsidRDefault="00491D0E">
            <w:pPr>
              <w:pBdr>
                <w:top w:val="nil"/>
                <w:left w:val="nil"/>
                <w:bottom w:val="nil"/>
                <w:right w:val="nil"/>
                <w:between w:val="nil"/>
              </w:pBdr>
              <w:spacing w:after="200"/>
              <w:jc w:val="center"/>
              <w:rPr>
                <w:i/>
                <w:szCs w:val="24"/>
              </w:rPr>
            </w:pPr>
            <w:r w:rsidRPr="005010DE">
              <w:rPr>
                <w:noProof/>
              </w:rPr>
              <mc:AlternateContent>
                <mc:Choice Requires="wps">
                  <w:drawing>
                    <wp:anchor distT="45720" distB="45720" distL="114300" distR="114300" simplePos="0" relativeHeight="251653632" behindDoc="0" locked="0" layoutInCell="1" hidden="0" allowOverlap="1" wp14:anchorId="02176D79" wp14:editId="5EB82D55">
                      <wp:simplePos x="0" y="0"/>
                      <wp:positionH relativeFrom="column">
                        <wp:posOffset>1207327</wp:posOffset>
                      </wp:positionH>
                      <wp:positionV relativeFrom="paragraph">
                        <wp:posOffset>393759</wp:posOffset>
                      </wp:positionV>
                      <wp:extent cx="414655" cy="489098"/>
                      <wp:effectExtent l="0" t="0" r="0" b="6350"/>
                      <wp:wrapNone/>
                      <wp:docPr id="253" name="Rectangle 253"/>
                      <wp:cNvGraphicFramePr/>
                      <a:graphic xmlns:a="http://schemas.openxmlformats.org/drawingml/2006/main">
                        <a:graphicData uri="http://schemas.microsoft.com/office/word/2010/wordprocessingShape">
                          <wps:wsp>
                            <wps:cNvSpPr/>
                            <wps:spPr>
                              <a:xfrm>
                                <a:off x="0" y="0"/>
                                <a:ext cx="414655" cy="489098"/>
                              </a:xfrm>
                              <a:prstGeom prst="rect">
                                <a:avLst/>
                              </a:prstGeom>
                              <a:noFill/>
                              <a:ln>
                                <a:noFill/>
                              </a:ln>
                            </wps:spPr>
                            <wps:txbx>
                              <w:txbxContent>
                                <w:p w14:paraId="45F51FAE" w14:textId="77777777" w:rsidR="007D24B6" w:rsidRDefault="007D24B6">
                                  <w:pPr>
                                    <w:spacing w:line="275" w:lineRule="auto"/>
                                    <w:textDirection w:val="btLr"/>
                                  </w:pPr>
                                  <w:r>
                                    <w:rPr>
                                      <w:i/>
                                      <w:color w:val="FFFFFF"/>
                                      <w:sz w:val="12"/>
                                    </w:rPr>
                                    <w:t>truth</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176D79" id="Rectangle 253" o:spid="_x0000_s1056" style="position:absolute;left:0;text-align:left;margin-left:95.05pt;margin-top:31pt;width:32.65pt;height:38.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" filled="f" stroked="f">
                      <v:textbox inset="2.53958mm,1.2694mm,2.53958mm,1.2694mm">
                        <w:txbxContent>
                          <w:p w14:paraId="45F51FAE" w14:textId="77777777" w:rsidR="007D24B6" w:rsidRDefault="007D24B6">
                            <w:pPr>
                              <w:spacing w:line="275" w:lineRule="auto"/>
                              <w:textDirection w:val="btLr"/>
                            </w:pPr>
                            <w:r>
                              <w:rPr>
                                <w:i/>
                                <w:color w:val="FFFFFF"/>
                                <w:sz w:val="12"/>
                              </w:rPr>
                              <w:t>truth</w:t>
                            </w:r>
                          </w:p>
                        </w:txbxContent>
                      </v:textbox>
                    </v:rect>
                  </w:pict>
                </mc:Fallback>
              </mc:AlternateContent>
            </w:r>
            <w:r w:rsidR="00B855CF" w:rsidRPr="00053883">
              <w:rPr>
                <w:i/>
                <w:noProof/>
                <w:szCs w:val="24"/>
              </w:rPr>
              <w:drawing>
                <wp:inline distT="0" distB="0" distL="0" distR="0" wp14:anchorId="46A6A6C0" wp14:editId="2C76D4FF">
                  <wp:extent cx="1197864" cy="1005840"/>
                  <wp:effectExtent l="0" t="0" r="0" b="0"/>
                  <wp:docPr id="2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1197864" cy="1005840"/>
                          </a:xfrm>
                          <a:prstGeom prst="rect">
                            <a:avLst/>
                          </a:prstGeom>
                          <a:ln/>
                        </pic:spPr>
                      </pic:pic>
                    </a:graphicData>
                  </a:graphic>
                </wp:inline>
              </w:drawing>
            </w:r>
          </w:p>
          <w:p w14:paraId="00000059" w14:textId="0F2ACFA2" w:rsidR="009E2D3C" w:rsidRPr="00053883" w:rsidRDefault="00491D0E" w:rsidP="00053883">
            <w:pPr>
              <w:pStyle w:val="Caption"/>
              <w:jc w:val="center"/>
              <w:rPr>
                <w:i w:val="0"/>
                <w:iCs w:val="0"/>
                <w:color w:val="auto"/>
                <w:sz w:val="24"/>
                <w:szCs w:val="24"/>
              </w:rPr>
            </w:pPr>
            <w:bookmarkStart w:id="23" w:name="_Ref54385086"/>
            <w:r w:rsidRPr="00053883">
              <w:rPr>
                <w:color w:val="auto"/>
                <w:sz w:val="24"/>
                <w:szCs w:val="24"/>
              </w:rPr>
              <w:t xml:space="preserve">Figure </w:t>
            </w:r>
            <w:bookmarkEnd w:id="23"/>
            <w:r w:rsidR="001F1526">
              <w:rPr>
                <w:color w:val="auto"/>
                <w:sz w:val="24"/>
                <w:szCs w:val="24"/>
              </w:rPr>
              <w:t xml:space="preserve">5a </w:t>
            </w:r>
            <w:r w:rsidR="00B855CF" w:rsidRPr="00053883">
              <w:rPr>
                <w:color w:val="auto"/>
                <w:sz w:val="24"/>
                <w:szCs w:val="24"/>
              </w:rPr>
              <w:t>Higher Accuracy = Mean is close to truth</w:t>
            </w:r>
          </w:p>
          <w:p w14:paraId="0000005A" w14:textId="6F75A3F6" w:rsidR="009E2D3C" w:rsidRPr="00053883" w:rsidRDefault="00B855CF" w:rsidP="002B4EF4">
            <w:pPr>
              <w:pBdr>
                <w:top w:val="nil"/>
                <w:left w:val="nil"/>
                <w:bottom w:val="nil"/>
                <w:right w:val="nil"/>
                <w:between w:val="nil"/>
              </w:pBdr>
              <w:spacing w:after="200"/>
              <w:jc w:val="center"/>
              <w:rPr>
                <w:i/>
                <w:szCs w:val="24"/>
              </w:rPr>
            </w:pPr>
            <w:r w:rsidRPr="00053883">
              <w:rPr>
                <w:i/>
                <w:iCs/>
                <w:szCs w:val="24"/>
              </w:rPr>
              <w:t>(i.</w:t>
            </w:r>
            <w:sdt>
              <w:sdtPr>
                <w:rPr>
                  <w:i/>
                  <w:iCs/>
                  <w:szCs w:val="24"/>
                </w:rPr>
                <w:tag w:val="goog_rdk_73"/>
                <w:id w:val="-812019717"/>
              </w:sdtPr>
              <w:sdtContent/>
            </w:sdt>
            <w:r w:rsidRPr="00053883">
              <w:rPr>
                <w:i/>
                <w:iCs/>
                <w:szCs w:val="24"/>
              </w:rPr>
              <w:t>e., MBE close to 0)</w:t>
            </w:r>
          </w:p>
        </w:tc>
        <w:tc>
          <w:tcPr>
            <w:tcW w:w="4681" w:type="dxa"/>
          </w:tcPr>
          <w:p w14:paraId="0000005B"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497F3B82" wp14:editId="311AB3BC">
                  <wp:extent cx="1234440" cy="1005840"/>
                  <wp:effectExtent l="0" t="0" r="0" b="0"/>
                  <wp:docPr id="2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1234440"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4656" behindDoc="0" locked="0" layoutInCell="1" hidden="0" allowOverlap="1" wp14:anchorId="686DEE0A" wp14:editId="5C51DF0E">
                      <wp:simplePos x="0" y="0"/>
                      <wp:positionH relativeFrom="column">
                        <wp:posOffset>1219200</wp:posOffset>
                      </wp:positionH>
                      <wp:positionV relativeFrom="paragraph">
                        <wp:posOffset>381000</wp:posOffset>
                      </wp:positionV>
                      <wp:extent cx="501494" cy="288321"/>
                      <wp:effectExtent l="0" t="0" r="0" b="0"/>
                      <wp:wrapNone/>
                      <wp:docPr id="252" name="Rectangle 252"/>
                      <wp:cNvGraphicFramePr/>
                      <a:graphic xmlns:a="http://schemas.openxmlformats.org/drawingml/2006/main">
                        <a:graphicData uri="http://schemas.microsoft.com/office/word/2010/wordprocessingShape">
                          <wps:wsp>
                            <wps:cNvSpPr/>
                            <wps:spPr>
                              <a:xfrm>
                                <a:off x="5104778" y="3645365"/>
                                <a:ext cx="482444" cy="269271"/>
                              </a:xfrm>
                              <a:prstGeom prst="rect">
                                <a:avLst/>
                              </a:prstGeom>
                              <a:noFill/>
                              <a:ln>
                                <a:noFill/>
                              </a:ln>
                            </wps:spPr>
                            <wps:txbx>
                              <w:txbxContent>
                                <w:p w14:paraId="6837B4FF" w14:textId="77777777" w:rsidR="007D24B6" w:rsidRDefault="007D24B6">
                                  <w:pPr>
                                    <w:spacing w:line="275" w:lineRule="auto"/>
                                    <w:textDirection w:val="btLr"/>
                                  </w:pPr>
                                  <w:r>
                                    <w:rPr>
                                      <w:i/>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686DEE0A" id="Rectangle 252" o:spid="_x0000_s1057" style="position:absolute;left:0;text-align:left;margin-left:96pt;margin-top:30pt;width:39.5pt;height:22.7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" filled="f" stroked="f">
                      <v:textbox inset="2.53958mm,1.2694mm,2.53958mm,1.2694mm">
                        <w:txbxContent>
                          <w:p w14:paraId="6837B4FF" w14:textId="77777777" w:rsidR="007D24B6" w:rsidRDefault="007D24B6">
                            <w:pPr>
                              <w:spacing w:line="275" w:lineRule="auto"/>
                              <w:textDirection w:val="btLr"/>
                            </w:pPr>
                            <w:r>
                              <w:rPr>
                                <w:i/>
                                <w:color w:val="FFFFFF"/>
                                <w:sz w:val="12"/>
                              </w:rPr>
                              <w:t>truth</w:t>
                            </w:r>
                          </w:p>
                        </w:txbxContent>
                      </v:textbox>
                    </v:rect>
                  </w:pict>
                </mc:Fallback>
              </mc:AlternateContent>
            </w:r>
          </w:p>
          <w:p w14:paraId="0000005C" w14:textId="133AAB90" w:rsidR="009E2D3C" w:rsidRPr="00053883" w:rsidRDefault="00491D0E" w:rsidP="00053883">
            <w:pPr>
              <w:pStyle w:val="Caption"/>
              <w:jc w:val="center"/>
              <w:rPr>
                <w:i w:val="0"/>
                <w:iCs w:val="0"/>
                <w:color w:val="auto"/>
                <w:sz w:val="24"/>
                <w:szCs w:val="24"/>
              </w:rPr>
            </w:pPr>
            <w:bookmarkStart w:id="24" w:name="_Ref54385101"/>
            <w:r w:rsidRPr="00053883">
              <w:rPr>
                <w:color w:val="auto"/>
                <w:sz w:val="24"/>
                <w:szCs w:val="24"/>
              </w:rPr>
              <w:t xml:space="preserve">Figure </w:t>
            </w:r>
            <w:r w:rsidRPr="00053883">
              <w:rPr>
                <w:color w:val="auto"/>
                <w:sz w:val="24"/>
                <w:szCs w:val="24"/>
              </w:rPr>
              <w:fldChar w:fldCharType="begin"/>
            </w:r>
            <w:r w:rsidRPr="00053883">
              <w:rPr>
                <w:color w:val="auto"/>
                <w:sz w:val="24"/>
                <w:szCs w:val="24"/>
              </w:rPr>
              <w:instrText xml:space="preserve"> SEQ Figure \* ARABIC </w:instrText>
            </w:r>
            <w:r w:rsidRPr="00053883">
              <w:rPr>
                <w:color w:val="auto"/>
                <w:sz w:val="24"/>
                <w:szCs w:val="24"/>
              </w:rPr>
              <w:fldChar w:fldCharType="separate"/>
            </w:r>
            <w:r w:rsidR="006F2451">
              <w:rPr>
                <w:noProof/>
                <w:color w:val="auto"/>
                <w:sz w:val="24"/>
                <w:szCs w:val="24"/>
              </w:rPr>
              <w:t>5</w:t>
            </w:r>
            <w:r w:rsidRPr="00053883">
              <w:rPr>
                <w:color w:val="auto"/>
                <w:sz w:val="24"/>
                <w:szCs w:val="24"/>
              </w:rPr>
              <w:fldChar w:fldCharType="end"/>
            </w:r>
            <w:bookmarkEnd w:id="24"/>
            <w:r w:rsidR="001F1526">
              <w:rPr>
                <w:color w:val="auto"/>
                <w:sz w:val="24"/>
                <w:szCs w:val="24"/>
              </w:rPr>
              <w:t xml:space="preserve">b </w:t>
            </w:r>
            <w:r w:rsidR="00B855CF" w:rsidRPr="00053883">
              <w:rPr>
                <w:color w:val="auto"/>
                <w:sz w:val="24"/>
                <w:szCs w:val="24"/>
              </w:rPr>
              <w:t>Lower Accurac</w:t>
            </w:r>
            <w:sdt>
              <w:sdtPr>
                <w:rPr>
                  <w:color w:val="auto"/>
                  <w:sz w:val="24"/>
                  <w:szCs w:val="24"/>
                </w:rPr>
                <w:tag w:val="goog_rdk_174"/>
                <w:id w:val="2018420526"/>
              </w:sdtPr>
              <w:sdtContent/>
            </w:sdt>
            <w:r w:rsidR="00B855CF" w:rsidRPr="00053883">
              <w:rPr>
                <w:color w:val="auto"/>
                <w:sz w:val="24"/>
                <w:szCs w:val="24"/>
              </w:rPr>
              <w:t>y = Mean is farther from truth</w:t>
            </w:r>
          </w:p>
          <w:p w14:paraId="0000005D" w14:textId="77777777" w:rsidR="009E2D3C" w:rsidRPr="00053883" w:rsidRDefault="00B855CF" w:rsidP="00053883">
            <w:pPr>
              <w:keepNext/>
              <w:pBdr>
                <w:top w:val="nil"/>
                <w:left w:val="nil"/>
                <w:bottom w:val="nil"/>
                <w:right w:val="nil"/>
                <w:between w:val="nil"/>
              </w:pBdr>
              <w:spacing w:after="200"/>
              <w:jc w:val="center"/>
              <w:rPr>
                <w:i/>
                <w:szCs w:val="24"/>
              </w:rPr>
            </w:pPr>
            <w:r w:rsidRPr="00053883">
              <w:rPr>
                <w:i/>
                <w:iCs/>
                <w:szCs w:val="24"/>
              </w:rPr>
              <w:t>(i.e., MBE far from 0)</w:t>
            </w:r>
          </w:p>
        </w:tc>
      </w:tr>
    </w:tbl>
    <w:p w14:paraId="0000005F" w14:textId="7204BFE0" w:rsidR="009E2D3C" w:rsidRPr="004E6520" w:rsidRDefault="00B855CF">
      <w:pPr>
        <w:jc w:val="both"/>
        <w:rPr>
          <w:szCs w:val="24"/>
        </w:rPr>
      </w:pPr>
      <w:r w:rsidRPr="005010DE">
        <w:rPr>
          <w:szCs w:val="24"/>
        </w:rPr>
        <w:t xml:space="preserve">The equation for MBE is shown below. </w:t>
      </w:r>
      <w:r w:rsidR="00164A62">
        <w:rPr>
          <w:szCs w:val="24"/>
        </w:rPr>
        <w:t xml:space="preserve">In </w:t>
      </w:r>
      <w:r w:rsidR="007F3562">
        <w:rPr>
          <w:szCs w:val="24"/>
        </w:rPr>
        <w:t>this analysis</w:t>
      </w:r>
      <w:r w:rsidR="00164A62">
        <w:rPr>
          <w:szCs w:val="24"/>
        </w:rPr>
        <w:t xml:space="preserve">, a </w:t>
      </w:r>
      <w:r w:rsidR="007F3562">
        <w:rPr>
          <w:szCs w:val="24"/>
        </w:rPr>
        <w:t xml:space="preserve">value of </w:t>
      </w:r>
      <w:r w:rsidR="00164A62">
        <w:rPr>
          <w:szCs w:val="24"/>
        </w:rPr>
        <w:t>zero</w:t>
      </w:r>
      <w:r w:rsidR="007F3562">
        <w:rPr>
          <w:szCs w:val="24"/>
        </w:rPr>
        <w:t xml:space="preserve"> for</w:t>
      </w:r>
      <w:r w:rsidR="00164A62">
        <w:rPr>
          <w:szCs w:val="24"/>
        </w:rPr>
        <w:t xml:space="preserve"> MBE </w:t>
      </w:r>
      <w:r w:rsidR="00A92670">
        <w:rPr>
          <w:szCs w:val="24"/>
        </w:rPr>
        <w:t xml:space="preserve">at </w:t>
      </w:r>
      <w:r w:rsidR="00164A62">
        <w:rPr>
          <w:szCs w:val="24"/>
        </w:rPr>
        <w:t xml:space="preserve">a </w:t>
      </w:r>
      <w:r w:rsidR="00A92670">
        <w:rPr>
          <w:szCs w:val="24"/>
        </w:rPr>
        <w:t xml:space="preserve">given </w:t>
      </w:r>
      <w:r w:rsidR="00164A62">
        <w:rPr>
          <w:szCs w:val="24"/>
        </w:rPr>
        <w:t xml:space="preserve">wind speed bin </w:t>
      </w:r>
      <w:r w:rsidR="00A92670">
        <w:rPr>
          <w:szCs w:val="24"/>
        </w:rPr>
        <w:t xml:space="preserve">indicates </w:t>
      </w:r>
      <w:r w:rsidR="00164A62">
        <w:rPr>
          <w:szCs w:val="24"/>
        </w:rPr>
        <w:t xml:space="preserve">that on average, the two TI measurements are </w:t>
      </w:r>
      <w:r w:rsidR="00A92670">
        <w:rPr>
          <w:szCs w:val="24"/>
        </w:rPr>
        <w:t>indistinguishable</w:t>
      </w:r>
      <w:r w:rsidR="00164A62">
        <w:rPr>
          <w:szCs w:val="24"/>
        </w:rPr>
        <w:t>.</w:t>
      </w:r>
      <w:r w:rsidR="00164A62" w:rsidRPr="005010DE">
        <w:rPr>
          <w:szCs w:val="24"/>
        </w:rPr>
        <w:t xml:space="preserve"> </w:t>
      </w:r>
      <w:r w:rsidRPr="005010DE">
        <w:rPr>
          <w:szCs w:val="24"/>
        </w:rPr>
        <w:t>Often</w:t>
      </w:r>
      <w:r w:rsidR="00A92670">
        <w:rPr>
          <w:szCs w:val="24"/>
        </w:rPr>
        <w:t>times,</w:t>
      </w:r>
      <w:r w:rsidRPr="005010DE">
        <w:rPr>
          <w:szCs w:val="24"/>
        </w:rPr>
        <w:t xml:space="preserve"> MBE is a single number, though due to the </w:t>
      </w:r>
      <w:r w:rsidR="00A92670">
        <w:rPr>
          <w:szCs w:val="24"/>
        </w:rPr>
        <w:t>importance of resolving the results</w:t>
      </w:r>
      <w:r w:rsidR="00A92670" w:rsidRPr="005010DE">
        <w:rPr>
          <w:szCs w:val="24"/>
        </w:rPr>
        <w:t xml:space="preserve"> </w:t>
      </w:r>
      <w:r w:rsidRPr="005010DE">
        <w:rPr>
          <w:szCs w:val="24"/>
        </w:rPr>
        <w:t xml:space="preserve">of </w:t>
      </w:r>
      <w:r w:rsidR="00A92670">
        <w:rPr>
          <w:szCs w:val="24"/>
        </w:rPr>
        <w:t>this analysis</w:t>
      </w:r>
      <w:r w:rsidR="00A92670" w:rsidRPr="005010DE">
        <w:rPr>
          <w:szCs w:val="24"/>
        </w:rPr>
        <w:t xml:space="preserve"> </w:t>
      </w:r>
      <w:r w:rsidR="00A92670">
        <w:rPr>
          <w:szCs w:val="24"/>
        </w:rPr>
        <w:t>by</w:t>
      </w:r>
      <w:r w:rsidR="00A92670" w:rsidRPr="005010DE">
        <w:rPr>
          <w:szCs w:val="24"/>
        </w:rPr>
        <w:t xml:space="preserve"> </w:t>
      </w:r>
      <w:r w:rsidRPr="005010DE">
        <w:rPr>
          <w:szCs w:val="24"/>
        </w:rPr>
        <w:t>wind speed</w:t>
      </w:r>
      <w:r w:rsidR="00A92670">
        <w:rPr>
          <w:szCs w:val="24"/>
        </w:rPr>
        <w:t xml:space="preserve"> bin,</w:t>
      </w:r>
      <w:r w:rsidRPr="004E6520">
        <w:rPr>
          <w:szCs w:val="24"/>
        </w:rPr>
        <w:t xml:space="preserve"> TI MBE </w:t>
      </w:r>
      <w:r w:rsidR="00A92670">
        <w:rPr>
          <w:szCs w:val="24"/>
        </w:rPr>
        <w:t xml:space="preserve">is calculated </w:t>
      </w:r>
      <w:r w:rsidRPr="004E6520">
        <w:rPr>
          <w:szCs w:val="24"/>
        </w:rPr>
        <w:t xml:space="preserve">for </w:t>
      </w:r>
      <w:r w:rsidR="00A92670" w:rsidRPr="004E6520">
        <w:rPr>
          <w:szCs w:val="24"/>
        </w:rPr>
        <w:t>e</w:t>
      </w:r>
      <w:r w:rsidR="00A92670">
        <w:rPr>
          <w:szCs w:val="24"/>
        </w:rPr>
        <w:t>ach</w:t>
      </w:r>
      <w:r w:rsidR="00A92670" w:rsidRPr="004E6520">
        <w:rPr>
          <w:szCs w:val="24"/>
        </w:rPr>
        <w:t xml:space="preserve"> </w:t>
      </w:r>
      <w:r w:rsidRPr="004E6520">
        <w:rPr>
          <w:szCs w:val="24"/>
        </w:rPr>
        <w:t>wind speed bin i such that:</w:t>
      </w:r>
    </w:p>
    <w:tbl>
      <w:tblPr>
        <w:tblStyle w:val="ab"/>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8804"/>
        <w:gridCol w:w="556"/>
      </w:tblGrid>
      <w:tr w:rsidR="009E2D3C" w:rsidRPr="00ED15DE" w14:paraId="6D47A5CA" w14:textId="77777777">
        <w:trPr>
          <w:trHeight w:val="1026"/>
          <w:jc w:val="center"/>
        </w:trPr>
        <w:tc>
          <w:tcPr>
            <w:tcW w:w="8804" w:type="dxa"/>
            <w:vAlign w:val="center"/>
          </w:tcPr>
          <w:p w14:paraId="00000060" w14:textId="5EDFBAFF" w:rsidR="009E2D3C" w:rsidRPr="005010DE" w:rsidRDefault="0053223B">
            <w:pPr>
              <w:jc w:val="center"/>
              <w:rPr>
                <w:rFonts w:ascii="Cambria Math" w:eastAsia="Cambria Math" w:hAnsi="Cambria Math" w:cs="Cambria Math"/>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TI MBE</m:t>
                    </m:r>
                  </m:e>
                  <m:sub>
                    <m:r>
                      <w:rPr>
                        <w:rFonts w:ascii="Cambria Math" w:eastAsia="Cambria Math" w:hAnsi="Cambria Math" w:cs="Cambria Math"/>
                        <w:szCs w:val="24"/>
                      </w:rPr>
                      <m:t>i</m:t>
                    </m:r>
                  </m:sub>
                </m:sSub>
                <m:r>
                  <w:rPr>
                    <w:rFonts w:ascii="Cambria Math" w:eastAsia="Cambria Math" w:hAnsi="Cambria Math" w:cs="Cambria Math"/>
                    <w:szCs w:val="24"/>
                  </w:rPr>
                  <m:t xml:space="preserve"> [%] =</m:t>
                </m:r>
                <m:f>
                  <m:fPr>
                    <m:ctrlPr>
                      <w:rPr>
                        <w:rFonts w:ascii="Cambria Math" w:eastAsia="Cambria Math" w:hAnsi="Cambria Math" w:cs="Cambria Math"/>
                        <w:szCs w:val="24"/>
                      </w:rPr>
                    </m:ctrlPr>
                  </m:fPr>
                  <m:num>
                    <m:r>
                      <w:rPr>
                        <w:rFonts w:ascii="Cambria Math" w:eastAsia="Cambria Math" w:hAnsi="Cambria Math" w:cs="Cambria Math"/>
                        <w:szCs w:val="24"/>
                      </w:rPr>
                      <m:t>1</m:t>
                    </m:r>
                  </m:num>
                  <m:den>
                    <m:sSub>
                      <m:sSubPr>
                        <m:ctrlPr>
                          <w:rPr>
                            <w:rFonts w:ascii="Cambria Math" w:eastAsia="Cambria Math" w:hAnsi="Cambria Math" w:cs="Cambria Math"/>
                            <w:szCs w:val="24"/>
                          </w:rPr>
                        </m:ctrlPr>
                      </m:sSubPr>
                      <m:e>
                        <m:r>
                          <w:rPr>
                            <w:rFonts w:ascii="Cambria Math" w:eastAsia="Cambria Math" w:hAnsi="Cambria Math" w:cs="Cambria Math"/>
                            <w:szCs w:val="24"/>
                          </w:rPr>
                          <m:t>N</m:t>
                        </m:r>
                      </m:e>
                      <m:sub>
                        <m:r>
                          <w:rPr>
                            <w:rFonts w:ascii="Cambria Math" w:eastAsia="Cambria Math" w:hAnsi="Cambria Math" w:cs="Cambria Math"/>
                            <w:szCs w:val="24"/>
                          </w:rPr>
                          <m:t>i</m:t>
                        </m:r>
                      </m:sub>
                    </m:sSub>
                  </m:den>
                </m:f>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n=1</m:t>
                    </m:r>
                  </m:sub>
                  <m:sup>
                    <m:sSub>
                      <m:sSubPr>
                        <m:ctrlPr>
                          <w:rPr>
                            <w:rFonts w:ascii="Cambria Math" w:eastAsia="Cambria Math" w:hAnsi="Cambria Math" w:cs="Cambria Math"/>
                            <w:szCs w:val="24"/>
                          </w:rPr>
                        </m:ctrlPr>
                      </m:sSubPr>
                      <m:e>
                        <m:r>
                          <w:rPr>
                            <w:rFonts w:ascii="Cambria Math" w:eastAsia="Cambria Math" w:hAnsi="Cambria Math" w:cs="Cambria Math"/>
                            <w:szCs w:val="24"/>
                          </w:rPr>
                          <m:t>N</m:t>
                        </m:r>
                      </m:e>
                      <m:sub>
                        <m:r>
                          <w:rPr>
                            <w:rFonts w:ascii="Cambria Math" w:eastAsia="Cambria Math" w:hAnsi="Cambria Math" w:cs="Cambria Math"/>
                            <w:szCs w:val="24"/>
                          </w:rPr>
                          <m:t>i</m:t>
                        </m:r>
                      </m:sub>
                    </m:sSub>
                  </m:sup>
                  <m:e>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comp,n,i</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ref,n,i</m:t>
                        </m:r>
                      </m:sub>
                    </m:sSub>
                  </m:e>
                </m:nary>
              </m:oMath>
            </m:oMathPara>
          </w:p>
        </w:tc>
        <w:tc>
          <w:tcPr>
            <w:tcW w:w="556" w:type="dxa"/>
            <w:vAlign w:val="center"/>
          </w:tcPr>
          <w:p w14:paraId="00000061" w14:textId="77777777" w:rsidR="009E2D3C" w:rsidRPr="005010DE" w:rsidRDefault="0053223B">
            <w:pPr>
              <w:jc w:val="both"/>
              <w:rPr>
                <w:szCs w:val="24"/>
              </w:rPr>
            </w:pPr>
            <w:sdt>
              <w:sdtPr>
                <w:tag w:val="goog_rdk_74"/>
                <w:id w:val="-1507582099"/>
              </w:sdtPr>
              <w:sdtContent/>
            </w:sdt>
            <w:r w:rsidR="00B855CF" w:rsidRPr="005010DE">
              <w:rPr>
                <w:szCs w:val="24"/>
              </w:rPr>
              <w:t>(2)</w:t>
            </w:r>
          </w:p>
        </w:tc>
      </w:tr>
    </w:tbl>
    <w:p w14:paraId="00000062" w14:textId="6C8104C2" w:rsidR="009E2D3C" w:rsidRPr="00ED15DE" w:rsidRDefault="00A92670">
      <w:pPr>
        <w:rPr>
          <w:szCs w:val="24"/>
        </w:rPr>
      </w:pPr>
      <w:r>
        <w:rPr>
          <w:szCs w:val="24"/>
        </w:rPr>
        <w:t>w</w:t>
      </w:r>
      <w:r w:rsidR="00B855CF" w:rsidRPr="00ED15DE">
        <w:rPr>
          <w:szCs w:val="24"/>
        </w:rPr>
        <w:t>here</w:t>
      </w:r>
      <w:r w:rsidR="00F31285">
        <w:rPr>
          <w:szCs w:val="24"/>
        </w:rPr>
        <w:t>,</w:t>
      </w:r>
      <w:r w:rsidR="00B855CF" w:rsidRPr="00ED15DE">
        <w:rPr>
          <w:szCs w:val="24"/>
        </w:rPr>
        <w:t xml:space="preserve"> </w:t>
      </w:r>
    </w:p>
    <w:p w14:paraId="00000063" w14:textId="3DBC9AA3" w:rsidR="009E2D3C" w:rsidRPr="00ED15DE" w:rsidRDefault="00EC00BC">
      <w:pPr>
        <w:spacing w:after="0" w:line="240" w:lineRule="auto"/>
        <w:rPr>
          <w:szCs w:val="24"/>
        </w:rPr>
      </w:pPr>
      <w:proofErr w:type="spellStart"/>
      <w:r>
        <w:rPr>
          <w:szCs w:val="24"/>
        </w:rPr>
        <w:t>TI</w:t>
      </w:r>
      <w:r>
        <w:rPr>
          <w:szCs w:val="24"/>
          <w:vertAlign w:val="subscript"/>
        </w:rPr>
        <w:t>c</w:t>
      </w:r>
      <w:r w:rsidRPr="00EC00BC">
        <w:rPr>
          <w:szCs w:val="24"/>
          <w:vertAlign w:val="subscript"/>
        </w:rPr>
        <w:t>omp</w:t>
      </w:r>
      <w:proofErr w:type="spellEnd"/>
      <w:r w:rsidR="00B855CF" w:rsidRPr="00ED15DE">
        <w:rPr>
          <w:szCs w:val="24"/>
        </w:rPr>
        <w:t xml:space="preserve"> is the comparison quantity (TI</w:t>
      </w:r>
      <w:r w:rsidR="00B855CF" w:rsidRPr="00ED15DE">
        <w:rPr>
          <w:szCs w:val="24"/>
          <w:vertAlign w:val="subscript"/>
        </w:rPr>
        <w:t>Cup2</w:t>
      </w:r>
      <w:r w:rsidR="00B855CF" w:rsidRPr="00ED15DE">
        <w:rPr>
          <w:szCs w:val="24"/>
        </w:rPr>
        <w:t xml:space="preserve"> or TI</w:t>
      </w:r>
      <w:r w:rsidR="00B855CF" w:rsidRPr="00ED15DE">
        <w:rPr>
          <w:szCs w:val="24"/>
          <w:vertAlign w:val="subscript"/>
        </w:rPr>
        <w:t>RSD</w:t>
      </w:r>
      <w:r w:rsidR="00B855CF" w:rsidRPr="00ED15DE">
        <w:rPr>
          <w:szCs w:val="24"/>
        </w:rPr>
        <w:t>)</w:t>
      </w:r>
    </w:p>
    <w:p w14:paraId="00000064" w14:textId="0615686A" w:rsidR="009E2D3C" w:rsidRPr="005010DE" w:rsidRDefault="00EC00BC">
      <w:pPr>
        <w:spacing w:after="0" w:line="240" w:lineRule="auto"/>
        <w:rPr>
          <w:szCs w:val="24"/>
        </w:rPr>
      </w:pPr>
      <w:proofErr w:type="spellStart"/>
      <w:r>
        <w:rPr>
          <w:szCs w:val="24"/>
        </w:rPr>
        <w:t>TI</w:t>
      </w:r>
      <w:r w:rsidR="00980024">
        <w:rPr>
          <w:szCs w:val="24"/>
          <w:vertAlign w:val="subscript"/>
        </w:rPr>
        <w:t>ref</w:t>
      </w:r>
      <w:proofErr w:type="spellEnd"/>
      <w:r w:rsidR="00B855CF" w:rsidRPr="00ED15DE">
        <w:rPr>
          <w:szCs w:val="24"/>
        </w:rPr>
        <w:t xml:space="preserve"> is the </w:t>
      </w:r>
      <w:r w:rsidR="00980024">
        <w:rPr>
          <w:szCs w:val="24"/>
        </w:rPr>
        <w:t>reference</w:t>
      </w:r>
      <w:r w:rsidR="00B855CF" w:rsidRPr="00ED15DE">
        <w:rPr>
          <w:szCs w:val="24"/>
        </w:rPr>
        <w:t xml:space="preserve"> quanti</w:t>
      </w:r>
      <w:sdt>
        <w:sdtPr>
          <w:tag w:val="goog_rdk_242"/>
          <w:id w:val="-513842384"/>
        </w:sdtPr>
        <w:sdtContent/>
      </w:sdt>
      <w:r w:rsidR="00B855CF" w:rsidRPr="005010DE">
        <w:rPr>
          <w:szCs w:val="24"/>
        </w:rPr>
        <w:t>ty (TI</w:t>
      </w:r>
      <w:r w:rsidR="00B855CF" w:rsidRPr="005010DE">
        <w:rPr>
          <w:szCs w:val="24"/>
          <w:vertAlign w:val="subscript"/>
        </w:rPr>
        <w:t>Cup1</w:t>
      </w:r>
      <w:r w:rsidR="00B855CF" w:rsidRPr="005010DE">
        <w:rPr>
          <w:szCs w:val="24"/>
        </w:rPr>
        <w:t>)</w:t>
      </w:r>
    </w:p>
    <w:p w14:paraId="00000065" w14:textId="77777777" w:rsidR="009E2D3C" w:rsidRPr="004E6520" w:rsidRDefault="00B855CF">
      <w:pPr>
        <w:spacing w:after="0" w:line="240" w:lineRule="auto"/>
        <w:rPr>
          <w:szCs w:val="24"/>
        </w:rPr>
      </w:pPr>
      <w:r w:rsidRPr="004E6520">
        <w:rPr>
          <w:szCs w:val="24"/>
        </w:rPr>
        <w:t>i is the wind speed bin</w:t>
      </w:r>
    </w:p>
    <w:p w14:paraId="00000066" w14:textId="038800C2" w:rsidR="009E2D3C" w:rsidRPr="008E3002" w:rsidRDefault="00B855CF">
      <w:pPr>
        <w:spacing w:after="0" w:line="240" w:lineRule="auto"/>
        <w:rPr>
          <w:szCs w:val="24"/>
        </w:rPr>
      </w:pPr>
      <w:r w:rsidRPr="004E6520">
        <w:rPr>
          <w:szCs w:val="24"/>
        </w:rPr>
        <w:t>n is the individual datapoint</w:t>
      </w:r>
      <w:r w:rsidR="00A92670">
        <w:rPr>
          <w:szCs w:val="24"/>
        </w:rPr>
        <w:t xml:space="preserve"> (timestamp)</w:t>
      </w:r>
    </w:p>
    <w:p w14:paraId="00000067" w14:textId="77777777" w:rsidR="009E2D3C" w:rsidRPr="00FA6E6E" w:rsidRDefault="00B855CF">
      <w:pPr>
        <w:spacing w:after="0" w:line="240" w:lineRule="auto"/>
        <w:rPr>
          <w:szCs w:val="24"/>
        </w:rPr>
      </w:pPr>
      <w:r w:rsidRPr="00FA6E6E">
        <w:rPr>
          <w:szCs w:val="24"/>
        </w:rPr>
        <w:t>N is the total number of data points in wind speed bin i</w:t>
      </w:r>
    </w:p>
    <w:p w14:paraId="00000068" w14:textId="77777777" w:rsidR="009E2D3C" w:rsidRPr="00FA6E6E" w:rsidRDefault="009E2D3C">
      <w:pPr>
        <w:jc w:val="both"/>
        <w:rPr>
          <w:szCs w:val="24"/>
        </w:rPr>
      </w:pPr>
    </w:p>
    <w:p w14:paraId="00000069" w14:textId="18E301F0" w:rsidR="009E2D3C" w:rsidRPr="005010DE" w:rsidRDefault="00B855CF">
      <w:pPr>
        <w:jc w:val="both"/>
        <w:rPr>
          <w:szCs w:val="24"/>
        </w:rPr>
      </w:pPr>
      <w:r w:rsidRPr="00FA6E6E">
        <w:rPr>
          <w:szCs w:val="24"/>
        </w:rPr>
        <w:lastRenderedPageBreak/>
        <w:t xml:space="preserve">Next, the </w:t>
      </w:r>
      <w:r w:rsidRPr="004B06FF">
        <w:rPr>
          <w:b/>
          <w:szCs w:val="24"/>
        </w:rPr>
        <w:t>TI Root Mean Square Error (RMSE)</w:t>
      </w:r>
      <w:r w:rsidRPr="004B06FF">
        <w:rPr>
          <w:szCs w:val="24"/>
        </w:rPr>
        <w:t xml:space="preserve"> is used in this study to measure the </w:t>
      </w:r>
      <w:r w:rsidRPr="004B06FF">
        <w:rPr>
          <w:i/>
          <w:szCs w:val="24"/>
        </w:rPr>
        <w:t>average TI precision</w:t>
      </w:r>
      <w:r w:rsidR="00164A62">
        <w:rPr>
          <w:szCs w:val="24"/>
        </w:rPr>
        <w:t xml:space="preserve"> b</w:t>
      </w:r>
      <w:r w:rsidRPr="00ED15DE">
        <w:rPr>
          <w:szCs w:val="24"/>
        </w:rPr>
        <w:t>etween two datasets, where the direction of the error is not considered.</w:t>
      </w:r>
      <w:r w:rsidR="00164A62" w:rsidRPr="00164A62">
        <w:rPr>
          <w:szCs w:val="24"/>
        </w:rPr>
        <w:t xml:space="preserve"> </w:t>
      </w:r>
      <w:r w:rsidR="00164A62">
        <w:rPr>
          <w:szCs w:val="24"/>
        </w:rPr>
        <w:t>Strictly speaking, precision refers to the repeatability of data measurement. Herein, because in a broad scale, we are comparing datasets with different methodologies under different measurement conditions, precision in this study represents the random error or the statistical variability between instruments, which can be described by the spread of the TI errors (i.e., RMSE).</w:t>
      </w:r>
      <w:r w:rsidRPr="00ED15DE">
        <w:rPr>
          <w:szCs w:val="24"/>
        </w:rPr>
        <w:t xml:space="preserve"> </w:t>
      </w:r>
      <w:r w:rsidR="00FA6E6E" w:rsidRPr="00ED15DE">
        <w:rPr>
          <w:szCs w:val="24"/>
        </w:rPr>
        <w:fldChar w:fldCharType="begin"/>
      </w:r>
      <w:r w:rsidR="00FA6E6E" w:rsidRPr="00ED15DE">
        <w:rPr>
          <w:szCs w:val="24"/>
        </w:rPr>
        <w:instrText xml:space="preserve"> REF _Ref54385120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F2451" w:rsidRPr="00053883">
        <w:rPr>
          <w:szCs w:val="24"/>
        </w:rPr>
        <w:t xml:space="preserve">Figure </w:t>
      </w:r>
      <w:r w:rsidR="006F2451">
        <w:rPr>
          <w:noProof/>
          <w:szCs w:val="24"/>
        </w:rPr>
        <w:t>6</w:t>
      </w:r>
      <w:r w:rsidR="00FA6E6E" w:rsidRPr="00ED15DE">
        <w:rPr>
          <w:szCs w:val="24"/>
        </w:rPr>
        <w:fldChar w:fldCharType="end"/>
      </w:r>
      <w:r w:rsidR="006D0AAF">
        <w:rPr>
          <w:szCs w:val="24"/>
        </w:rPr>
        <w:t>a</w:t>
      </w:r>
      <w:r w:rsidRPr="00ED15DE">
        <w:rPr>
          <w:szCs w:val="24"/>
        </w:rPr>
        <w:t xml:space="preserve"> sho</w:t>
      </w:r>
      <w:sdt>
        <w:sdtPr>
          <w:tag w:val="goog_rdk_75"/>
          <w:id w:val="-1260057848"/>
        </w:sdtPr>
        <w:sdtContent/>
      </w:sdt>
      <w:r w:rsidRPr="00ED15DE">
        <w:rPr>
          <w:szCs w:val="24"/>
        </w:rPr>
        <w:t xml:space="preserve">ws an example of high precision (i.e., low RMSE) and </w:t>
      </w:r>
      <w:r w:rsidR="00FA6E6E" w:rsidRPr="00ED15DE">
        <w:rPr>
          <w:szCs w:val="24"/>
        </w:rPr>
        <w:fldChar w:fldCharType="begin"/>
      </w:r>
      <w:r w:rsidR="00FA6E6E" w:rsidRPr="00ED15DE">
        <w:rPr>
          <w:szCs w:val="24"/>
        </w:rPr>
        <w:instrText xml:space="preserve"> REF _Ref54385127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D0AAF" w:rsidRPr="00053883">
        <w:rPr>
          <w:szCs w:val="24"/>
        </w:rPr>
        <w:t xml:space="preserve">Figure </w:t>
      </w:r>
      <w:r w:rsidR="00FA6E6E" w:rsidRPr="00ED15DE">
        <w:rPr>
          <w:szCs w:val="24"/>
        </w:rPr>
        <w:fldChar w:fldCharType="end"/>
      </w:r>
      <w:r w:rsidR="006D0AAF">
        <w:rPr>
          <w:szCs w:val="24"/>
        </w:rPr>
        <w:t>6b</w:t>
      </w:r>
      <w:r w:rsidRPr="00ED15DE">
        <w:rPr>
          <w:szCs w:val="24"/>
        </w:rPr>
        <w:t xml:space="preserve"> shows an example of l</w:t>
      </w:r>
      <w:sdt>
        <w:sdtPr>
          <w:tag w:val="goog_rdk_166"/>
          <w:id w:val="1964079612"/>
        </w:sdtPr>
        <w:sdtContent/>
      </w:sdt>
      <w:r w:rsidRPr="00ED15DE">
        <w:rPr>
          <w:szCs w:val="24"/>
        </w:rPr>
        <w:t xml:space="preserve">ow precision (i.e., high RMSE), despite both figures </w:t>
      </w:r>
      <w:r w:rsidR="00164A62">
        <w:rPr>
          <w:szCs w:val="24"/>
        </w:rPr>
        <w:t>illustrating</w:t>
      </w:r>
      <w:r w:rsidR="00164A62" w:rsidRPr="00ED15DE">
        <w:rPr>
          <w:szCs w:val="24"/>
        </w:rPr>
        <w:t xml:space="preserve"> </w:t>
      </w:r>
      <w:r w:rsidRPr="00ED15DE">
        <w:rPr>
          <w:szCs w:val="24"/>
        </w:rPr>
        <w:t xml:space="preserve">the same </w:t>
      </w:r>
      <w:sdt>
        <w:sdtPr>
          <w:tag w:val="goog_rdk_76"/>
          <w:id w:val="617649529"/>
        </w:sdtPr>
        <w:sdtContent>
          <w:r w:rsidRPr="00ED15DE">
            <w:rPr>
              <w:szCs w:val="24"/>
            </w:rPr>
            <w:t xml:space="preserve">average </w:t>
          </w:r>
        </w:sdtContent>
      </w:sdt>
      <w:r w:rsidRPr="00ED15DE">
        <w:rPr>
          <w:szCs w:val="24"/>
        </w:rPr>
        <w:t>accuracy.</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4683"/>
        <w:gridCol w:w="4677"/>
      </w:tblGrid>
      <w:tr w:rsidR="009E2D3C" w:rsidRPr="00ED15DE" w14:paraId="74BB6441" w14:textId="77777777">
        <w:trPr>
          <w:trHeight w:val="2313"/>
        </w:trPr>
        <w:tc>
          <w:tcPr>
            <w:tcW w:w="4683" w:type="dxa"/>
          </w:tcPr>
          <w:p w14:paraId="0000006A" w14:textId="77777777" w:rsidR="009E2D3C" w:rsidRPr="00053883" w:rsidRDefault="009E2D3C">
            <w:pPr>
              <w:pBdr>
                <w:top w:val="nil"/>
                <w:left w:val="nil"/>
                <w:bottom w:val="nil"/>
                <w:right w:val="nil"/>
                <w:between w:val="nil"/>
              </w:pBdr>
              <w:spacing w:after="200"/>
              <w:jc w:val="center"/>
              <w:rPr>
                <w:i/>
                <w:szCs w:val="24"/>
              </w:rPr>
            </w:pPr>
          </w:p>
          <w:p w14:paraId="0000006B"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4BE70BBB" wp14:editId="79B9D122">
                  <wp:extent cx="1307592" cy="1005840"/>
                  <wp:effectExtent l="0" t="0" r="0" b="0"/>
                  <wp:docPr id="2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a:stretch>
                            <a:fillRect/>
                          </a:stretch>
                        </pic:blipFill>
                        <pic:spPr>
                          <a:xfrm>
                            <a:off x="0" y="0"/>
                            <a:ext cx="1307592"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5680" behindDoc="0" locked="0" layoutInCell="1" hidden="0" allowOverlap="1" wp14:anchorId="6898FB23" wp14:editId="4FE75C3C">
                      <wp:simplePos x="0" y="0"/>
                      <wp:positionH relativeFrom="column">
                        <wp:posOffset>1282700</wp:posOffset>
                      </wp:positionH>
                      <wp:positionV relativeFrom="paragraph">
                        <wp:posOffset>393700</wp:posOffset>
                      </wp:positionV>
                      <wp:extent cx="378078" cy="209784"/>
                      <wp:effectExtent l="0" t="0" r="0" b="0"/>
                      <wp:wrapNone/>
                      <wp:docPr id="255" name="Rectangle 255"/>
                      <wp:cNvGraphicFramePr/>
                      <a:graphic xmlns:a="http://schemas.openxmlformats.org/drawingml/2006/main">
                        <a:graphicData uri="http://schemas.microsoft.com/office/word/2010/wordprocessingShape">
                          <wps:wsp>
                            <wps:cNvSpPr/>
                            <wps:spPr>
                              <a:xfrm>
                                <a:off x="5166486" y="3684633"/>
                                <a:ext cx="359028" cy="190734"/>
                              </a:xfrm>
                              <a:prstGeom prst="rect">
                                <a:avLst/>
                              </a:prstGeom>
                              <a:noFill/>
                              <a:ln>
                                <a:noFill/>
                              </a:ln>
                            </wps:spPr>
                            <wps:txbx>
                              <w:txbxContent>
                                <w:p w14:paraId="52EA348E" w14:textId="77777777" w:rsidR="007D24B6" w:rsidRDefault="007D24B6">
                                  <w:pPr>
                                    <w:spacing w:line="275" w:lineRule="auto"/>
                                    <w:textDirection w:val="btLr"/>
                                  </w:pPr>
                                  <w:r>
                                    <w:rPr>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6898FB23" id="Rectangle 255" o:spid="_x0000_s1058" style="position:absolute;left:0;text-align:left;margin-left:101pt;margin-top:31pt;width:29.75pt;height:1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" filled="f" stroked="f">
                      <v:textbox inset="2.53958mm,1.2694mm,2.53958mm,1.2694mm">
                        <w:txbxContent>
                          <w:p w14:paraId="52EA348E" w14:textId="77777777" w:rsidR="007D24B6" w:rsidRDefault="007D24B6">
                            <w:pPr>
                              <w:spacing w:line="275" w:lineRule="auto"/>
                              <w:textDirection w:val="btLr"/>
                            </w:pPr>
                            <w:r>
                              <w:rPr>
                                <w:color w:val="FFFFFF"/>
                                <w:sz w:val="12"/>
                              </w:rPr>
                              <w:t>truth</w:t>
                            </w:r>
                          </w:p>
                        </w:txbxContent>
                      </v:textbox>
                    </v:rect>
                  </w:pict>
                </mc:Fallback>
              </mc:AlternateContent>
            </w:r>
          </w:p>
          <w:p w14:paraId="0000006C" w14:textId="344AD137" w:rsidR="009E2D3C" w:rsidRPr="00053883" w:rsidRDefault="00491D0E" w:rsidP="00053883">
            <w:pPr>
              <w:pStyle w:val="Caption"/>
              <w:jc w:val="center"/>
              <w:rPr>
                <w:i w:val="0"/>
                <w:iCs w:val="0"/>
                <w:color w:val="auto"/>
                <w:sz w:val="24"/>
                <w:szCs w:val="24"/>
              </w:rPr>
            </w:pPr>
            <w:bookmarkStart w:id="25" w:name="_Ref54385120"/>
            <w:r w:rsidRPr="00053883">
              <w:rPr>
                <w:color w:val="auto"/>
                <w:sz w:val="24"/>
                <w:szCs w:val="24"/>
              </w:rPr>
              <w:t xml:space="preserve">Figure </w:t>
            </w:r>
            <w:bookmarkEnd w:id="25"/>
            <w:r w:rsidR="006D0AAF">
              <w:rPr>
                <w:color w:val="auto"/>
                <w:sz w:val="24"/>
                <w:szCs w:val="24"/>
              </w:rPr>
              <w:t>6a</w:t>
            </w:r>
            <w:r w:rsidR="006D0AAF" w:rsidRPr="00053883">
              <w:rPr>
                <w:color w:val="auto"/>
                <w:sz w:val="24"/>
                <w:szCs w:val="24"/>
              </w:rPr>
              <w:t xml:space="preserve"> </w:t>
            </w:r>
            <w:r w:rsidR="00B855CF" w:rsidRPr="00053883">
              <w:rPr>
                <w:color w:val="auto"/>
                <w:sz w:val="24"/>
                <w:szCs w:val="24"/>
              </w:rPr>
              <w:t>Higher Precision = Lower Spread</w:t>
            </w:r>
          </w:p>
          <w:p w14:paraId="0000006D" w14:textId="77777777" w:rsidR="009E2D3C" w:rsidRPr="00053883" w:rsidRDefault="00B855CF" w:rsidP="002B4EF4">
            <w:pPr>
              <w:pBdr>
                <w:top w:val="nil"/>
                <w:left w:val="nil"/>
                <w:bottom w:val="nil"/>
                <w:right w:val="nil"/>
                <w:between w:val="nil"/>
              </w:pBdr>
              <w:spacing w:after="200"/>
              <w:jc w:val="center"/>
              <w:rPr>
                <w:i/>
                <w:szCs w:val="24"/>
              </w:rPr>
            </w:pPr>
            <w:r w:rsidRPr="00053883">
              <w:rPr>
                <w:i/>
                <w:iCs/>
                <w:szCs w:val="24"/>
              </w:rPr>
              <w:t>(i.e., lower RMSE)</w:t>
            </w:r>
          </w:p>
        </w:tc>
        <w:tc>
          <w:tcPr>
            <w:tcW w:w="4677" w:type="dxa"/>
          </w:tcPr>
          <w:p w14:paraId="0000006E" w14:textId="77777777" w:rsidR="009E2D3C" w:rsidRPr="00053883" w:rsidRDefault="009E2D3C">
            <w:pPr>
              <w:pBdr>
                <w:top w:val="nil"/>
                <w:left w:val="nil"/>
                <w:bottom w:val="nil"/>
                <w:right w:val="nil"/>
                <w:between w:val="nil"/>
              </w:pBdr>
              <w:spacing w:after="200"/>
              <w:jc w:val="center"/>
              <w:rPr>
                <w:i/>
                <w:szCs w:val="24"/>
              </w:rPr>
            </w:pPr>
          </w:p>
          <w:p w14:paraId="0000006F"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79CA4090" wp14:editId="5F1BBB30">
                  <wp:extent cx="1234440" cy="1005840"/>
                  <wp:effectExtent l="0" t="0" r="0" b="0"/>
                  <wp:docPr id="2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1234440"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6704" behindDoc="0" locked="0" layoutInCell="1" hidden="0" allowOverlap="1" wp14:anchorId="45E90969" wp14:editId="181AED58">
                      <wp:simplePos x="0" y="0"/>
                      <wp:positionH relativeFrom="column">
                        <wp:posOffset>1244600</wp:posOffset>
                      </wp:positionH>
                      <wp:positionV relativeFrom="paragraph">
                        <wp:posOffset>381000</wp:posOffset>
                      </wp:positionV>
                      <wp:extent cx="389298" cy="254663"/>
                      <wp:effectExtent l="0" t="0" r="0" b="0"/>
                      <wp:wrapNone/>
                      <wp:docPr id="254" name="Rectangle 254"/>
                      <wp:cNvGraphicFramePr/>
                      <a:graphic xmlns:a="http://schemas.openxmlformats.org/drawingml/2006/main">
                        <a:graphicData uri="http://schemas.microsoft.com/office/word/2010/wordprocessingShape">
                          <wps:wsp>
                            <wps:cNvSpPr/>
                            <wps:spPr>
                              <a:xfrm>
                                <a:off x="5160876" y="3662194"/>
                                <a:ext cx="370248" cy="235613"/>
                              </a:xfrm>
                              <a:prstGeom prst="rect">
                                <a:avLst/>
                              </a:prstGeom>
                              <a:noFill/>
                              <a:ln>
                                <a:noFill/>
                              </a:ln>
                            </wps:spPr>
                            <wps:txbx>
                              <w:txbxContent>
                                <w:p w14:paraId="62CD301B" w14:textId="77777777" w:rsidR="007D24B6" w:rsidRDefault="007D24B6">
                                  <w:pPr>
                                    <w:spacing w:line="275" w:lineRule="auto"/>
                                    <w:textDirection w:val="btLr"/>
                                  </w:pPr>
                                  <w:r>
                                    <w:rPr>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45E90969" id="Rectangle 254" o:spid="_x0000_s1059" style="position:absolute;left:0;text-align:left;margin-left:98pt;margin-top:30pt;width:30.65pt;height:20.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" filled="f" stroked="f">
                      <v:textbox inset="2.53958mm,1.2694mm,2.53958mm,1.2694mm">
                        <w:txbxContent>
                          <w:p w14:paraId="62CD301B" w14:textId="77777777" w:rsidR="007D24B6" w:rsidRDefault="007D24B6">
                            <w:pPr>
                              <w:spacing w:line="275" w:lineRule="auto"/>
                              <w:textDirection w:val="btLr"/>
                            </w:pPr>
                            <w:r>
                              <w:rPr>
                                <w:color w:val="FFFFFF"/>
                                <w:sz w:val="12"/>
                              </w:rPr>
                              <w:t>truth</w:t>
                            </w:r>
                          </w:p>
                        </w:txbxContent>
                      </v:textbox>
                    </v:rect>
                  </w:pict>
                </mc:Fallback>
              </mc:AlternateContent>
            </w:r>
          </w:p>
          <w:p w14:paraId="00000070" w14:textId="4788A4E6" w:rsidR="009E2D3C" w:rsidRPr="00053883" w:rsidRDefault="00491D0E" w:rsidP="00053883">
            <w:pPr>
              <w:pStyle w:val="Caption"/>
              <w:jc w:val="center"/>
              <w:rPr>
                <w:i w:val="0"/>
                <w:color w:val="auto"/>
                <w:sz w:val="24"/>
                <w:szCs w:val="24"/>
              </w:rPr>
            </w:pPr>
            <w:bookmarkStart w:id="26" w:name="_Ref54385127"/>
            <w:r w:rsidRPr="00053883">
              <w:rPr>
                <w:color w:val="auto"/>
                <w:sz w:val="24"/>
                <w:szCs w:val="24"/>
              </w:rPr>
              <w:t xml:space="preserve">Figure </w:t>
            </w:r>
            <w:bookmarkEnd w:id="26"/>
            <w:r w:rsidR="006D0AAF">
              <w:rPr>
                <w:color w:val="auto"/>
                <w:sz w:val="24"/>
                <w:szCs w:val="24"/>
              </w:rPr>
              <w:t>6b</w:t>
            </w:r>
            <w:r w:rsidR="006D0AAF" w:rsidRPr="00053883">
              <w:rPr>
                <w:color w:val="auto"/>
                <w:sz w:val="24"/>
                <w:szCs w:val="24"/>
              </w:rPr>
              <w:t xml:space="preserve"> </w:t>
            </w:r>
            <w:r w:rsidR="00B855CF" w:rsidRPr="00053883">
              <w:rPr>
                <w:color w:val="auto"/>
                <w:sz w:val="24"/>
                <w:szCs w:val="24"/>
              </w:rPr>
              <w:t>Lower Precision = Higher Spread</w:t>
            </w:r>
          </w:p>
          <w:p w14:paraId="00000071" w14:textId="77777777" w:rsidR="009E2D3C" w:rsidRPr="00053883" w:rsidRDefault="00B855CF" w:rsidP="00053883">
            <w:pPr>
              <w:keepNext/>
              <w:pBdr>
                <w:top w:val="nil"/>
                <w:left w:val="nil"/>
                <w:bottom w:val="nil"/>
                <w:right w:val="nil"/>
                <w:between w:val="nil"/>
              </w:pBdr>
              <w:spacing w:after="200"/>
              <w:jc w:val="center"/>
              <w:rPr>
                <w:i/>
                <w:szCs w:val="24"/>
              </w:rPr>
            </w:pPr>
            <w:r w:rsidRPr="00053883">
              <w:rPr>
                <w:i/>
                <w:iCs/>
                <w:szCs w:val="24"/>
              </w:rPr>
              <w:t>(i.e., higher RMSE)</w:t>
            </w:r>
          </w:p>
        </w:tc>
      </w:tr>
    </w:tbl>
    <w:p w14:paraId="00000073" w14:textId="77777777" w:rsidR="009E2D3C" w:rsidRPr="005010DE" w:rsidRDefault="00B855CF">
      <w:pPr>
        <w:jc w:val="both"/>
        <w:rPr>
          <w:szCs w:val="24"/>
        </w:rPr>
      </w:pPr>
      <w:r w:rsidRPr="005010DE">
        <w:rPr>
          <w:szCs w:val="24"/>
        </w:rPr>
        <w:t>The equation for TI RMSE is shown below, where we calculate TI RMSE for every wind speed bin i following:</w:t>
      </w:r>
    </w:p>
    <w:tbl>
      <w:tblPr>
        <w:tblStyle w:val="ad"/>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8805"/>
        <w:gridCol w:w="555"/>
      </w:tblGrid>
      <w:tr w:rsidR="009E2D3C" w:rsidRPr="00ED15DE" w14:paraId="07E27819" w14:textId="77777777">
        <w:trPr>
          <w:trHeight w:val="1026"/>
          <w:jc w:val="center"/>
        </w:trPr>
        <w:tc>
          <w:tcPr>
            <w:tcW w:w="8805" w:type="dxa"/>
            <w:vAlign w:val="center"/>
          </w:tcPr>
          <w:p w14:paraId="00000074" w14:textId="082DEA2A" w:rsidR="009E2D3C" w:rsidRPr="005010DE" w:rsidRDefault="0053223B">
            <w:pPr>
              <w:jc w:val="center"/>
              <w:rPr>
                <w:rFonts w:ascii="Cambria Math" w:eastAsia="Cambria Math" w:hAnsi="Cambria Math" w:cs="Cambria Math"/>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TI RMSE</m:t>
                    </m:r>
                  </m:e>
                  <m:sub>
                    <m:r>
                      <w:rPr>
                        <w:rFonts w:ascii="Cambria Math" w:eastAsia="Cambria Math" w:hAnsi="Cambria Math" w:cs="Cambria Math"/>
                        <w:szCs w:val="24"/>
                      </w:rPr>
                      <m:t>i</m:t>
                    </m:r>
                  </m:sub>
                </m:sSub>
                <m:r>
                  <w:rPr>
                    <w:rFonts w:ascii="Cambria Math" w:eastAsia="Cambria Math" w:hAnsi="Cambria Math" w:cs="Cambria Math"/>
                    <w:szCs w:val="24"/>
                  </w:rPr>
                  <m:t xml:space="preserve"> [%] =</m:t>
                </m:r>
                <m:rad>
                  <m:radPr>
                    <m:degHide m:val="1"/>
                    <m:ctrlPr>
                      <w:rPr>
                        <w:rFonts w:ascii="Cambria Math" w:eastAsia="Cambria Math" w:hAnsi="Cambria Math" w:cs="Cambria Math"/>
                        <w:szCs w:val="24"/>
                      </w:rPr>
                    </m:ctrlPr>
                  </m:radPr>
                  <m:deg/>
                  <m:e>
                    <m:f>
                      <m:fPr>
                        <m:ctrlPr>
                          <w:rPr>
                            <w:rFonts w:ascii="Cambria Math" w:eastAsia="Cambria Math" w:hAnsi="Cambria Math" w:cs="Cambria Math"/>
                            <w:szCs w:val="24"/>
                          </w:rPr>
                        </m:ctrlPr>
                      </m:fPr>
                      <m:num>
                        <m:r>
                          <w:rPr>
                            <w:rFonts w:ascii="Cambria Math" w:eastAsia="Cambria Math" w:hAnsi="Cambria Math" w:cs="Cambria Math"/>
                            <w:szCs w:val="24"/>
                          </w:rPr>
                          <m:t>1</m:t>
                        </m:r>
                      </m:num>
                      <m:den>
                        <m:sSub>
                          <m:sSubPr>
                            <m:ctrlPr>
                              <w:rPr>
                                <w:rFonts w:ascii="Cambria Math" w:eastAsia="Cambria Math" w:hAnsi="Cambria Math" w:cs="Cambria Math"/>
                                <w:szCs w:val="24"/>
                              </w:rPr>
                            </m:ctrlPr>
                          </m:sSubPr>
                          <m:e>
                            <m:r>
                              <w:rPr>
                                <w:rFonts w:ascii="Cambria Math" w:eastAsia="Cambria Math" w:hAnsi="Cambria Math" w:cs="Cambria Math"/>
                                <w:szCs w:val="24"/>
                              </w:rPr>
                              <m:t>N</m:t>
                            </m:r>
                          </m:e>
                          <m:sub>
                            <m:r>
                              <w:rPr>
                                <w:rFonts w:ascii="Cambria Math" w:eastAsia="Cambria Math" w:hAnsi="Cambria Math" w:cs="Cambria Math"/>
                                <w:szCs w:val="24"/>
                              </w:rPr>
                              <m:t>i</m:t>
                            </m:r>
                          </m:sub>
                        </m:sSub>
                      </m:den>
                    </m:f>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n=1</m:t>
                        </m:r>
                      </m:sub>
                      <m:sup>
                        <m:sSub>
                          <m:sSubPr>
                            <m:ctrlPr>
                              <w:rPr>
                                <w:rFonts w:ascii="Cambria Math" w:eastAsia="Cambria Math" w:hAnsi="Cambria Math" w:cs="Cambria Math"/>
                                <w:szCs w:val="24"/>
                              </w:rPr>
                            </m:ctrlPr>
                          </m:sSubPr>
                          <m:e>
                            <m:r>
                              <w:rPr>
                                <w:rFonts w:ascii="Cambria Math" w:eastAsia="Cambria Math" w:hAnsi="Cambria Math" w:cs="Cambria Math"/>
                                <w:szCs w:val="24"/>
                              </w:rPr>
                              <m:t>N</m:t>
                            </m:r>
                          </m:e>
                          <m:sub>
                            <m:r>
                              <w:rPr>
                                <w:rFonts w:ascii="Cambria Math" w:eastAsia="Cambria Math" w:hAnsi="Cambria Math" w:cs="Cambria Math"/>
                                <w:szCs w:val="24"/>
                              </w:rPr>
                              <m:t>i</m:t>
                            </m:r>
                          </m:sub>
                        </m:sSub>
                      </m:sup>
                      <m:e>
                        <m:sSup>
                          <m:sSupPr>
                            <m:ctrlPr>
                              <w:rPr>
                                <w:rFonts w:ascii="Cambria Math" w:eastAsia="Cambria Math" w:hAnsi="Cambria Math" w:cs="Cambria Math"/>
                                <w:szCs w:val="24"/>
                              </w:rPr>
                            </m:ctrlPr>
                          </m:sSupPr>
                          <m:e>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comp,n,i</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ref,n,i</m:t>
                                    </m:r>
                                  </m:sub>
                                </m:sSub>
                              </m:e>
                            </m:d>
                          </m:e>
                          <m:sup>
                            <m:r>
                              <w:rPr>
                                <w:rFonts w:ascii="Cambria Math" w:eastAsia="Cambria Math" w:hAnsi="Cambria Math" w:cs="Cambria Math"/>
                                <w:szCs w:val="24"/>
                              </w:rPr>
                              <m:t>2</m:t>
                            </m:r>
                          </m:sup>
                        </m:sSup>
                      </m:e>
                    </m:nary>
                  </m:e>
                </m:rad>
              </m:oMath>
            </m:oMathPara>
          </w:p>
        </w:tc>
        <w:tc>
          <w:tcPr>
            <w:tcW w:w="555" w:type="dxa"/>
            <w:vAlign w:val="center"/>
          </w:tcPr>
          <w:p w14:paraId="00000075" w14:textId="77777777" w:rsidR="009E2D3C" w:rsidRPr="005010DE" w:rsidRDefault="00B855CF">
            <w:pPr>
              <w:jc w:val="both"/>
              <w:rPr>
                <w:szCs w:val="24"/>
              </w:rPr>
            </w:pPr>
            <w:r w:rsidRPr="005010DE">
              <w:rPr>
                <w:szCs w:val="24"/>
              </w:rPr>
              <w:t>(3)</w:t>
            </w:r>
          </w:p>
        </w:tc>
      </w:tr>
    </w:tbl>
    <w:p w14:paraId="00000076" w14:textId="77777777" w:rsidR="009E2D3C" w:rsidRPr="00ED15DE" w:rsidRDefault="009E2D3C">
      <w:pPr>
        <w:spacing w:after="0"/>
        <w:jc w:val="both"/>
        <w:rPr>
          <w:szCs w:val="24"/>
        </w:rPr>
      </w:pPr>
    </w:p>
    <w:p w14:paraId="00000077" w14:textId="28A91263" w:rsidR="009E2D3C" w:rsidRPr="005010DE" w:rsidRDefault="00B855CF">
      <w:pPr>
        <w:spacing w:after="0"/>
        <w:jc w:val="both"/>
        <w:rPr>
          <w:szCs w:val="24"/>
        </w:rPr>
      </w:pPr>
      <w:r w:rsidRPr="00ED15DE">
        <w:rPr>
          <w:szCs w:val="24"/>
        </w:rPr>
        <w:t xml:space="preserve">Considering again the example dataset, </w:t>
      </w:r>
      <w:r w:rsidRPr="00ED15DE">
        <w:rPr>
          <w:b/>
          <w:szCs w:val="24"/>
        </w:rPr>
        <w:t>TI MBE</w:t>
      </w:r>
      <w:r w:rsidRPr="00ED15DE">
        <w:rPr>
          <w:szCs w:val="24"/>
        </w:rPr>
        <w:t xml:space="preserve"> is calculated by binning the data from the scatter plot shown in </w:t>
      </w:r>
      <w:r w:rsidR="00FA6E6E" w:rsidRPr="00ED15DE">
        <w:rPr>
          <w:szCs w:val="24"/>
        </w:rPr>
        <w:fldChar w:fldCharType="begin"/>
      </w:r>
      <w:r w:rsidR="00FA6E6E" w:rsidRPr="00ED15DE">
        <w:rPr>
          <w:szCs w:val="24"/>
        </w:rPr>
        <w:instrText xml:space="preserve"> REF _Ref54385021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D0AAF" w:rsidRPr="00053883">
        <w:rPr>
          <w:szCs w:val="24"/>
        </w:rPr>
        <w:t xml:space="preserve">Figure </w:t>
      </w:r>
      <w:r w:rsidR="00FA6E6E" w:rsidRPr="00ED15DE">
        <w:rPr>
          <w:szCs w:val="24"/>
        </w:rPr>
        <w:fldChar w:fldCharType="end"/>
      </w:r>
      <w:r w:rsidR="006D0AAF">
        <w:rPr>
          <w:szCs w:val="24"/>
        </w:rPr>
        <w:t>4</w:t>
      </w:r>
      <w:r w:rsidRPr="00ED15DE">
        <w:rPr>
          <w:szCs w:val="24"/>
        </w:rPr>
        <w:t xml:space="preserve">. </w:t>
      </w:r>
      <w:r w:rsidR="00FA6E6E" w:rsidRPr="00ED15DE">
        <w:rPr>
          <w:szCs w:val="24"/>
        </w:rPr>
        <w:fldChar w:fldCharType="begin"/>
      </w:r>
      <w:r w:rsidR="00FA6E6E" w:rsidRPr="00ED15DE">
        <w:rPr>
          <w:szCs w:val="24"/>
        </w:rPr>
        <w:instrText xml:space="preserve"> REF _Ref54385196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D0AAF" w:rsidRPr="00053883">
        <w:rPr>
          <w:szCs w:val="24"/>
        </w:rPr>
        <w:t xml:space="preserve">Figure </w:t>
      </w:r>
      <w:r w:rsidR="00FA6E6E" w:rsidRPr="00ED15DE">
        <w:rPr>
          <w:szCs w:val="24"/>
        </w:rPr>
        <w:fldChar w:fldCharType="end"/>
      </w:r>
      <w:r w:rsidR="006D0AAF">
        <w:rPr>
          <w:szCs w:val="24"/>
        </w:rPr>
        <w:t>7</w:t>
      </w:r>
      <w:r w:rsidRPr="00ED15DE">
        <w:rPr>
          <w:szCs w:val="24"/>
        </w:rPr>
        <w:t xml:space="preserve"> below shows the TI MBE for the Cup2Cup and </w:t>
      </w:r>
      <w:r w:rsidR="006D0AAF">
        <w:rPr>
          <w:szCs w:val="24"/>
        </w:rPr>
        <w:t xml:space="preserve">for the </w:t>
      </w:r>
      <w:r w:rsidRPr="00ED15DE">
        <w:rPr>
          <w:szCs w:val="24"/>
        </w:rPr>
        <w:t xml:space="preserve">RSD2Cup comparisons. Recall that Cup1 is always considered the </w:t>
      </w:r>
      <w:r w:rsidR="00980024">
        <w:rPr>
          <w:szCs w:val="24"/>
        </w:rPr>
        <w:t>reference</w:t>
      </w:r>
      <w:r w:rsidRPr="00ED15DE">
        <w:rPr>
          <w:szCs w:val="24"/>
        </w:rPr>
        <w:t xml:space="preserve"> measurement in this study, and either Cup2, </w:t>
      </w:r>
      <w:r w:rsidR="00384370" w:rsidRPr="00ED15DE">
        <w:rPr>
          <w:szCs w:val="24"/>
        </w:rPr>
        <w:t>lidar</w:t>
      </w:r>
      <w:r w:rsidRPr="00ED15DE">
        <w:rPr>
          <w:szCs w:val="24"/>
        </w:rPr>
        <w:t xml:space="preserve">, or </w:t>
      </w:r>
      <w:r w:rsidR="00384370" w:rsidRPr="00ED15DE">
        <w:rPr>
          <w:szCs w:val="24"/>
        </w:rPr>
        <w:t>sodar</w:t>
      </w:r>
      <w:r w:rsidRPr="00ED15DE">
        <w:rPr>
          <w:szCs w:val="24"/>
        </w:rPr>
        <w:t xml:space="preserve"> are the comparison measurement. </w:t>
      </w:r>
      <w:r w:rsidR="00FA6E6E" w:rsidRPr="00ED15DE">
        <w:rPr>
          <w:szCs w:val="24"/>
        </w:rPr>
        <w:fldChar w:fldCharType="begin"/>
      </w:r>
      <w:r w:rsidR="00FA6E6E" w:rsidRPr="00ED15DE">
        <w:rPr>
          <w:szCs w:val="24"/>
        </w:rPr>
        <w:instrText xml:space="preserve"> REF _Ref54385196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D0AAF" w:rsidRPr="00053883">
        <w:rPr>
          <w:szCs w:val="24"/>
        </w:rPr>
        <w:t xml:space="preserve">Figure </w:t>
      </w:r>
      <w:r w:rsidR="00FA6E6E" w:rsidRPr="00ED15DE">
        <w:rPr>
          <w:szCs w:val="24"/>
        </w:rPr>
        <w:fldChar w:fldCharType="end"/>
      </w:r>
      <w:r w:rsidR="006D0AAF">
        <w:rPr>
          <w:szCs w:val="24"/>
        </w:rPr>
        <w:t>7</w:t>
      </w:r>
      <w:r w:rsidRPr="00ED15DE">
        <w:rPr>
          <w:szCs w:val="24"/>
        </w:rPr>
        <w:t xml:space="preserve"> shows TI MBE results for the example dataset, demonstrating hi</w:t>
      </w:r>
      <w:sdt>
        <w:sdtPr>
          <w:tag w:val="goog_rdk_77"/>
          <w:id w:val="743150965"/>
        </w:sdtPr>
        <w:sdtContent/>
      </w:sdt>
      <w:r w:rsidRPr="00ED15DE">
        <w:rPr>
          <w:szCs w:val="24"/>
        </w:rPr>
        <w:t>gher accuracy for the Cup2Cup results (</w:t>
      </w:r>
      <w:r w:rsidR="00164A62">
        <w:rPr>
          <w:szCs w:val="24"/>
        </w:rPr>
        <w:t xml:space="preserve">near-zero </w:t>
      </w:r>
      <w:r w:rsidRPr="00ED15DE">
        <w:rPr>
          <w:szCs w:val="24"/>
        </w:rPr>
        <w:t>MBE) compared to RSD2Cup results (</w:t>
      </w:r>
      <w:r w:rsidR="00164A62">
        <w:rPr>
          <w:szCs w:val="24"/>
        </w:rPr>
        <w:t>larger</w:t>
      </w:r>
      <w:r w:rsidR="00164A62" w:rsidRPr="00ED15DE">
        <w:rPr>
          <w:szCs w:val="24"/>
        </w:rPr>
        <w:t xml:space="preserve"> MBE</w:t>
      </w:r>
      <w:r w:rsidR="00164A62">
        <w:rPr>
          <w:szCs w:val="24"/>
        </w:rPr>
        <w:t>,</w:t>
      </w:r>
      <w:r w:rsidR="00164A62" w:rsidRPr="006456BE">
        <w:rPr>
          <w:szCs w:val="24"/>
        </w:rPr>
        <w:t xml:space="preserve"> </w:t>
      </w:r>
      <w:r w:rsidR="00164A62" w:rsidRPr="00ED15DE">
        <w:rPr>
          <w:szCs w:val="24"/>
        </w:rPr>
        <w:t>f</w:t>
      </w:r>
      <w:r w:rsidR="006D0AAF">
        <w:rPr>
          <w:szCs w:val="24"/>
        </w:rPr>
        <w:t>ur</w:t>
      </w:r>
      <w:r w:rsidR="00164A62" w:rsidRPr="00ED15DE">
        <w:rPr>
          <w:szCs w:val="24"/>
        </w:rPr>
        <w:t>ther from zero</w:t>
      </w:r>
      <w:r w:rsidR="00164A62" w:rsidRPr="00ED15DE" w:rsidDel="00164A62">
        <w:rPr>
          <w:szCs w:val="24"/>
        </w:rPr>
        <w:t xml:space="preserve"> </w:t>
      </w:r>
      <w:sdt>
        <w:sdtPr>
          <w:tag w:val="goog_rdk_212"/>
          <w:id w:val="46260080"/>
        </w:sdtPr>
        <w:sdtContent/>
      </w:sdt>
      <w:r w:rsidRPr="00ED15DE">
        <w:rPr>
          <w:szCs w:val="24"/>
        </w:rPr>
        <w:t xml:space="preserve">). </w:t>
      </w:r>
      <w:r w:rsidR="006D0AAF">
        <w:rPr>
          <w:szCs w:val="24"/>
        </w:rPr>
        <w:t>It is also</w:t>
      </w:r>
      <w:r w:rsidR="00164A62">
        <w:rPr>
          <w:szCs w:val="24"/>
        </w:rPr>
        <w:t xml:space="preserve"> </w:t>
      </w:r>
      <w:r w:rsidRPr="00ED15DE">
        <w:rPr>
          <w:szCs w:val="24"/>
        </w:rPr>
        <w:t xml:space="preserve">worth noting that the RSD2Cup MBE in the </w:t>
      </w:r>
      <w:r w:rsidR="00FA6E6E" w:rsidRPr="00ED15DE">
        <w:rPr>
          <w:szCs w:val="24"/>
        </w:rPr>
        <w:fldChar w:fldCharType="begin"/>
      </w:r>
      <w:r w:rsidR="00FA6E6E" w:rsidRPr="00ED15DE">
        <w:rPr>
          <w:szCs w:val="24"/>
        </w:rPr>
        <w:instrText xml:space="preserve"> REF _Ref54385196 \h </w:instrText>
      </w:r>
      <w:r w:rsidR="00ED15DE" w:rsidRPr="00053883">
        <w:rPr>
          <w:szCs w:val="24"/>
        </w:rPr>
        <w:instrText xml:space="preserve"> \* MERGEFORMAT </w:instrText>
      </w:r>
      <w:r w:rsidR="00FA6E6E" w:rsidRPr="00ED15DE">
        <w:rPr>
          <w:szCs w:val="24"/>
        </w:rPr>
      </w:r>
      <w:r w:rsidR="00FA6E6E" w:rsidRPr="00ED15DE">
        <w:rPr>
          <w:szCs w:val="24"/>
        </w:rPr>
        <w:fldChar w:fldCharType="separate"/>
      </w:r>
      <w:r w:rsidR="006D0AAF" w:rsidRPr="00053883">
        <w:rPr>
          <w:szCs w:val="24"/>
        </w:rPr>
        <w:t xml:space="preserve">Figure </w:t>
      </w:r>
      <w:r w:rsidR="00FA6E6E" w:rsidRPr="00ED15DE">
        <w:rPr>
          <w:szCs w:val="24"/>
        </w:rPr>
        <w:fldChar w:fldCharType="end"/>
      </w:r>
      <w:r w:rsidR="006D0AAF">
        <w:rPr>
          <w:szCs w:val="24"/>
        </w:rPr>
        <w:t>7</w:t>
      </w:r>
      <w:r w:rsidRPr="00ED15DE">
        <w:rPr>
          <w:szCs w:val="24"/>
        </w:rPr>
        <w:t xml:space="preserve"> example is positive across</w:t>
      </w:r>
      <w:r w:rsidRPr="005010DE">
        <w:rPr>
          <w:szCs w:val="24"/>
        </w:rPr>
        <w:t xml:space="preserve"> all </w:t>
      </w:r>
      <w:r w:rsidR="006D0AAF">
        <w:rPr>
          <w:szCs w:val="24"/>
        </w:rPr>
        <w:t xml:space="preserve">wind </w:t>
      </w:r>
      <w:r w:rsidRPr="005010DE">
        <w:rPr>
          <w:szCs w:val="24"/>
        </w:rPr>
        <w:t xml:space="preserve">speeds, meaning there is a consistent overestimation in TI bias compared to the reference cup. </w:t>
      </w:r>
    </w:p>
    <w:p w14:paraId="00000078" w14:textId="79A9E905" w:rsidR="009E2D3C" w:rsidRPr="005010DE" w:rsidRDefault="00022B5E">
      <w:pPr>
        <w:spacing w:after="0"/>
        <w:jc w:val="center"/>
        <w:rPr>
          <w:szCs w:val="24"/>
        </w:rPr>
      </w:pPr>
      <w:r>
        <w:rPr>
          <w:noProof/>
          <w:szCs w:val="24"/>
        </w:rPr>
        <w:lastRenderedPageBreak/>
        <w:drawing>
          <wp:inline distT="0" distB="0" distL="0" distR="0" wp14:anchorId="5DB8A008" wp14:editId="44803CBB">
            <wp:extent cx="5939790" cy="29660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0000079" w14:textId="74D525ED" w:rsidR="009E2D3C" w:rsidRPr="00053883" w:rsidRDefault="00491D0E" w:rsidP="00053883">
      <w:pPr>
        <w:pStyle w:val="Caption"/>
        <w:jc w:val="center"/>
        <w:rPr>
          <w:i w:val="0"/>
          <w:iCs w:val="0"/>
          <w:color w:val="auto"/>
          <w:sz w:val="24"/>
          <w:szCs w:val="24"/>
        </w:rPr>
      </w:pPr>
      <w:bookmarkStart w:id="27" w:name="_Ref54385196"/>
      <w:r w:rsidRPr="00053883">
        <w:rPr>
          <w:color w:val="auto"/>
          <w:sz w:val="24"/>
          <w:szCs w:val="24"/>
        </w:rPr>
        <w:t xml:space="preserve">Figure </w:t>
      </w:r>
      <w:bookmarkEnd w:id="27"/>
      <w:r w:rsidR="006D0AAF">
        <w:rPr>
          <w:color w:val="auto"/>
          <w:sz w:val="24"/>
          <w:szCs w:val="24"/>
        </w:rPr>
        <w:t>7</w:t>
      </w:r>
      <w:r w:rsidR="006D0AAF" w:rsidRPr="00053883">
        <w:rPr>
          <w:color w:val="auto"/>
          <w:sz w:val="24"/>
          <w:szCs w:val="24"/>
        </w:rPr>
        <w:t xml:space="preserve"> </w:t>
      </w:r>
      <w:r w:rsidR="00B855CF" w:rsidRPr="00053883">
        <w:rPr>
          <w:color w:val="auto"/>
          <w:sz w:val="24"/>
          <w:szCs w:val="24"/>
        </w:rPr>
        <w:t xml:space="preserve">TI Mean Bias Error (MBE) for </w:t>
      </w:r>
      <w:r w:rsidR="00C75473" w:rsidRPr="00053883">
        <w:rPr>
          <w:color w:val="auto"/>
          <w:sz w:val="24"/>
          <w:szCs w:val="24"/>
        </w:rPr>
        <w:t xml:space="preserve">the </w:t>
      </w:r>
      <w:r w:rsidR="00B855CF" w:rsidRPr="00053883">
        <w:rPr>
          <w:color w:val="auto"/>
          <w:sz w:val="24"/>
          <w:szCs w:val="24"/>
        </w:rPr>
        <w:t>Example Dataset</w:t>
      </w:r>
    </w:p>
    <w:p w14:paraId="0000007A" w14:textId="3B67977F" w:rsidR="009E2D3C" w:rsidRPr="004E6520" w:rsidRDefault="00FA6E6E">
      <w:pPr>
        <w:spacing w:before="240"/>
        <w:jc w:val="both"/>
        <w:rPr>
          <w:szCs w:val="24"/>
        </w:rPr>
      </w:pPr>
      <w:r w:rsidRPr="00ED15DE">
        <w:rPr>
          <w:szCs w:val="24"/>
        </w:rPr>
        <w:fldChar w:fldCharType="begin"/>
      </w:r>
      <w:r w:rsidRPr="00ED15DE">
        <w:rPr>
          <w:szCs w:val="24"/>
        </w:rPr>
        <w:instrText xml:space="preserve"> REF _Ref54385231 \h </w:instrText>
      </w:r>
      <w:r w:rsidR="00ED15DE" w:rsidRPr="00053883">
        <w:rPr>
          <w:szCs w:val="24"/>
        </w:rPr>
        <w:instrText xml:space="preserve"> \* MERGEFORMAT </w:instrText>
      </w:r>
      <w:r w:rsidRPr="00ED15DE">
        <w:rPr>
          <w:szCs w:val="24"/>
        </w:rPr>
      </w:r>
      <w:r w:rsidRPr="00ED15DE">
        <w:rPr>
          <w:szCs w:val="24"/>
        </w:rPr>
        <w:fldChar w:fldCharType="separate"/>
      </w:r>
      <w:r w:rsidR="006D0AAF" w:rsidRPr="00053883">
        <w:rPr>
          <w:szCs w:val="24"/>
        </w:rPr>
        <w:t xml:space="preserve">Figure </w:t>
      </w:r>
      <w:r w:rsidRPr="00ED15DE">
        <w:rPr>
          <w:szCs w:val="24"/>
        </w:rPr>
        <w:fldChar w:fldCharType="end"/>
      </w:r>
      <w:r w:rsidR="006D0AAF">
        <w:rPr>
          <w:szCs w:val="24"/>
        </w:rPr>
        <w:t>8</w:t>
      </w:r>
      <w:r w:rsidR="00B855CF" w:rsidRPr="00ED15DE">
        <w:rPr>
          <w:szCs w:val="24"/>
        </w:rPr>
        <w:t xml:space="preserve"> below</w:t>
      </w:r>
      <w:r w:rsidR="00B855CF" w:rsidRPr="005010DE">
        <w:rPr>
          <w:szCs w:val="24"/>
        </w:rPr>
        <w:t xml:space="preserve"> shows the </w:t>
      </w:r>
      <w:r w:rsidR="00B855CF" w:rsidRPr="005010DE">
        <w:rPr>
          <w:b/>
          <w:szCs w:val="24"/>
        </w:rPr>
        <w:t>TI RMSE</w:t>
      </w:r>
      <w:r w:rsidR="00B855CF" w:rsidRPr="005010DE">
        <w:rPr>
          <w:szCs w:val="24"/>
        </w:rPr>
        <w:t xml:space="preserve"> results for the example dataset, illustrating higher precision for the Cup2Cup results (lower RMSE) compared to RSD2Cup (higher RMSE). </w:t>
      </w:r>
    </w:p>
    <w:p w14:paraId="0000007B" w14:textId="645456A9" w:rsidR="009E2D3C" w:rsidRPr="005010DE" w:rsidRDefault="00022B5E">
      <w:pPr>
        <w:spacing w:after="0"/>
        <w:jc w:val="center"/>
        <w:rPr>
          <w:szCs w:val="24"/>
        </w:rPr>
      </w:pPr>
      <w:r>
        <w:rPr>
          <w:noProof/>
          <w:szCs w:val="24"/>
        </w:rPr>
        <w:drawing>
          <wp:inline distT="0" distB="0" distL="0" distR="0" wp14:anchorId="3F83C472" wp14:editId="7E851181">
            <wp:extent cx="5939790" cy="296608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000007C" w14:textId="0C392B3F" w:rsidR="009E2D3C" w:rsidRPr="00053883" w:rsidRDefault="00491D0E" w:rsidP="00053883">
      <w:pPr>
        <w:pStyle w:val="Caption"/>
        <w:jc w:val="center"/>
        <w:rPr>
          <w:i w:val="0"/>
          <w:iCs w:val="0"/>
          <w:color w:val="auto"/>
          <w:sz w:val="24"/>
          <w:szCs w:val="24"/>
          <w:vertAlign w:val="superscript"/>
        </w:rPr>
      </w:pPr>
      <w:bookmarkStart w:id="28" w:name="_Ref54385231"/>
      <w:r w:rsidRPr="00053883">
        <w:rPr>
          <w:color w:val="auto"/>
          <w:sz w:val="24"/>
          <w:szCs w:val="24"/>
        </w:rPr>
        <w:t xml:space="preserve">Figure </w:t>
      </w:r>
      <w:bookmarkEnd w:id="28"/>
      <w:r w:rsidR="006D0AAF">
        <w:rPr>
          <w:color w:val="auto"/>
          <w:sz w:val="24"/>
          <w:szCs w:val="24"/>
        </w:rPr>
        <w:t>8</w:t>
      </w:r>
      <w:r w:rsidR="006D0AAF" w:rsidRPr="00053883">
        <w:rPr>
          <w:color w:val="auto"/>
          <w:sz w:val="24"/>
          <w:szCs w:val="24"/>
        </w:rPr>
        <w:t xml:space="preserve"> </w:t>
      </w:r>
      <w:r w:rsidR="00B855CF" w:rsidRPr="00053883">
        <w:rPr>
          <w:color w:val="auto"/>
          <w:sz w:val="24"/>
          <w:szCs w:val="24"/>
        </w:rPr>
        <w:t xml:space="preserve">Root Mean Square Error (RMSE) for </w:t>
      </w:r>
      <w:r w:rsidR="00C75473" w:rsidRPr="00053883">
        <w:rPr>
          <w:color w:val="auto"/>
          <w:sz w:val="24"/>
          <w:szCs w:val="24"/>
        </w:rPr>
        <w:t xml:space="preserve">the </w:t>
      </w:r>
      <w:r w:rsidR="00B855CF" w:rsidRPr="00053883">
        <w:rPr>
          <w:color w:val="auto"/>
          <w:sz w:val="24"/>
          <w:szCs w:val="24"/>
        </w:rPr>
        <w:t>Example Dataset</w:t>
      </w:r>
    </w:p>
    <w:p w14:paraId="49EE748A" w14:textId="5D449888" w:rsidR="00164A62" w:rsidRPr="00053883" w:rsidRDefault="00164A62" w:rsidP="00164A62">
      <w:pPr>
        <w:pBdr>
          <w:top w:val="nil"/>
          <w:left w:val="nil"/>
          <w:bottom w:val="nil"/>
          <w:right w:val="nil"/>
          <w:between w:val="nil"/>
        </w:pBdr>
        <w:jc w:val="both"/>
        <w:rPr>
          <w:szCs w:val="24"/>
        </w:rPr>
      </w:pPr>
      <w:r w:rsidRPr="00053883">
        <w:rPr>
          <w:szCs w:val="24"/>
        </w:rPr>
        <w:t xml:space="preserve">It is helpful to </w:t>
      </w:r>
      <w:proofErr w:type="spellStart"/>
      <w:r>
        <w:rPr>
          <w:szCs w:val="24"/>
        </w:rPr>
        <w:t>analyse</w:t>
      </w:r>
      <w:proofErr w:type="spellEnd"/>
      <w:r w:rsidRPr="00053883">
        <w:rPr>
          <w:szCs w:val="24"/>
        </w:rPr>
        <w:t xml:space="preserve"> MBE and RMSE together because they </w:t>
      </w:r>
      <w:r>
        <w:rPr>
          <w:szCs w:val="24"/>
        </w:rPr>
        <w:t>illustrate</w:t>
      </w:r>
      <w:r w:rsidRPr="00053883">
        <w:rPr>
          <w:szCs w:val="24"/>
        </w:rPr>
        <w:t xml:space="preserve"> different, yet complementary, information about TI measurement comparisons. MBE </w:t>
      </w:r>
      <w:r>
        <w:rPr>
          <w:szCs w:val="24"/>
        </w:rPr>
        <w:t>depicts the</w:t>
      </w:r>
      <w:r w:rsidRPr="00053883">
        <w:rPr>
          <w:szCs w:val="24"/>
        </w:rPr>
        <w:t xml:space="preserve"> closeness to </w:t>
      </w:r>
      <w:r>
        <w:rPr>
          <w:szCs w:val="24"/>
        </w:rPr>
        <w:t xml:space="preserve">the </w:t>
      </w:r>
      <w:r w:rsidRPr="00053883">
        <w:rPr>
          <w:szCs w:val="24"/>
        </w:rPr>
        <w:t xml:space="preserve">truth on average, and RMSE </w:t>
      </w:r>
      <w:r>
        <w:rPr>
          <w:szCs w:val="24"/>
        </w:rPr>
        <w:t>represents</w:t>
      </w:r>
      <w:r w:rsidRPr="00053883">
        <w:rPr>
          <w:szCs w:val="24"/>
        </w:rPr>
        <w:t xml:space="preserve"> </w:t>
      </w:r>
      <w:r>
        <w:rPr>
          <w:szCs w:val="24"/>
        </w:rPr>
        <w:t xml:space="preserve">the average </w:t>
      </w:r>
      <w:r w:rsidRPr="00053883">
        <w:rPr>
          <w:szCs w:val="24"/>
        </w:rPr>
        <w:t>closeness of the results to each other</w:t>
      </w:r>
      <w:r>
        <w:rPr>
          <w:szCs w:val="24"/>
        </w:rPr>
        <w:t xml:space="preserve"> and to the truth</w:t>
      </w:r>
      <w:r w:rsidRPr="00053883">
        <w:rPr>
          <w:szCs w:val="24"/>
        </w:rPr>
        <w:t xml:space="preserve">. </w:t>
      </w:r>
      <w:r>
        <w:rPr>
          <w:szCs w:val="24"/>
        </w:rPr>
        <w:t>For instance, in a dataset of TI error,</w:t>
      </w:r>
      <w:r w:rsidRPr="00053883">
        <w:rPr>
          <w:szCs w:val="24"/>
        </w:rPr>
        <w:t xml:space="preserve"> half of the </w:t>
      </w:r>
      <w:r>
        <w:rPr>
          <w:szCs w:val="24"/>
        </w:rPr>
        <w:t>data are</w:t>
      </w:r>
      <w:r w:rsidRPr="00053883">
        <w:rPr>
          <w:szCs w:val="24"/>
        </w:rPr>
        <w:t xml:space="preserve"> above the mean and </w:t>
      </w:r>
      <w:r w:rsidRPr="00053883">
        <w:rPr>
          <w:szCs w:val="24"/>
        </w:rPr>
        <w:lastRenderedPageBreak/>
        <w:t xml:space="preserve">half of the </w:t>
      </w:r>
      <w:r>
        <w:rPr>
          <w:szCs w:val="24"/>
        </w:rPr>
        <w:t>data are</w:t>
      </w:r>
      <w:r w:rsidRPr="00053883">
        <w:rPr>
          <w:szCs w:val="24"/>
        </w:rPr>
        <w:t xml:space="preserve"> below the mean. In th</w:t>
      </w:r>
      <w:sdt>
        <w:sdtPr>
          <w:tag w:val="goog_rdk_79"/>
          <w:id w:val="55437639"/>
        </w:sdtPr>
        <w:sdtContent/>
      </w:sdt>
      <w:r w:rsidRPr="00053883">
        <w:rPr>
          <w:szCs w:val="24"/>
        </w:rPr>
        <w:t xml:space="preserve">is case, </w:t>
      </w:r>
      <w:r>
        <w:rPr>
          <w:szCs w:val="24"/>
        </w:rPr>
        <w:t>the dataset is</w:t>
      </w:r>
      <w:r w:rsidRPr="00053883">
        <w:rPr>
          <w:szCs w:val="24"/>
        </w:rPr>
        <w:t xml:space="preserve"> highly accurate on average (i.e., MBE = 0), but </w:t>
      </w:r>
      <w:r>
        <w:rPr>
          <w:szCs w:val="24"/>
        </w:rPr>
        <w:t xml:space="preserve">the </w:t>
      </w:r>
      <w:r w:rsidRPr="00053883">
        <w:rPr>
          <w:szCs w:val="24"/>
        </w:rPr>
        <w:t xml:space="preserve">spread </w:t>
      </w:r>
      <w:r>
        <w:rPr>
          <w:szCs w:val="24"/>
        </w:rPr>
        <w:t>of</w:t>
      </w:r>
      <w:r w:rsidRPr="00053883">
        <w:rPr>
          <w:szCs w:val="24"/>
        </w:rPr>
        <w:t xml:space="preserve"> the data</w:t>
      </w:r>
      <w:r>
        <w:rPr>
          <w:szCs w:val="24"/>
        </w:rPr>
        <w:t xml:space="preserve"> indicates noticeable statistical variability </w:t>
      </w:r>
      <w:r w:rsidRPr="00053883">
        <w:rPr>
          <w:szCs w:val="24"/>
        </w:rPr>
        <w:t>(i.e., R</w:t>
      </w:r>
      <w:sdt>
        <w:sdtPr>
          <w:tag w:val="goog_rdk_229"/>
          <w:id w:val="-1085986957"/>
        </w:sdtPr>
        <w:sdtContent/>
      </w:sdt>
      <w:r w:rsidRPr="00053883">
        <w:rPr>
          <w:szCs w:val="24"/>
        </w:rPr>
        <w:t>M</w:t>
      </w:r>
      <w:r>
        <w:rPr>
          <w:szCs w:val="24"/>
        </w:rPr>
        <w:t>S</w:t>
      </w:r>
      <w:r w:rsidRPr="00053883">
        <w:rPr>
          <w:szCs w:val="24"/>
        </w:rPr>
        <w:t xml:space="preserve">E &gt; 0). Depending on </w:t>
      </w:r>
      <w:sdt>
        <w:sdtPr>
          <w:tag w:val="goog_rdk_80"/>
          <w:id w:val="-1066791922"/>
        </w:sdtPr>
        <w:sdtContent/>
      </w:sdt>
      <w:r w:rsidRPr="00053883">
        <w:rPr>
          <w:szCs w:val="24"/>
        </w:rPr>
        <w:t xml:space="preserve">how the </w:t>
      </w:r>
      <w:r>
        <w:rPr>
          <w:szCs w:val="24"/>
        </w:rPr>
        <w:t>analysis is presented and interpreted</w:t>
      </w:r>
      <w:r w:rsidRPr="00053883">
        <w:rPr>
          <w:szCs w:val="24"/>
        </w:rPr>
        <w:t>, th</w:t>
      </w:r>
      <w:r>
        <w:rPr>
          <w:szCs w:val="24"/>
        </w:rPr>
        <w:t>ese features in the data</w:t>
      </w:r>
      <w:r w:rsidRPr="00053883">
        <w:rPr>
          <w:szCs w:val="24"/>
        </w:rPr>
        <w:t xml:space="preserve"> could lead to a high</w:t>
      </w:r>
      <w:sdt>
        <w:sdtPr>
          <w:tag w:val="goog_rdk_81"/>
          <w:id w:val="-919799259"/>
        </w:sdtPr>
        <w:sdtContent/>
      </w:sdt>
      <w:r w:rsidRPr="00053883">
        <w:rPr>
          <w:szCs w:val="24"/>
        </w:rPr>
        <w:t>er uncer</w:t>
      </w:r>
      <w:sdt>
        <w:sdtPr>
          <w:tag w:val="goog_rdk_82"/>
          <w:id w:val="-868222335"/>
        </w:sdtPr>
        <w:sdtContent/>
      </w:sdt>
      <w:r w:rsidRPr="00053883">
        <w:rPr>
          <w:szCs w:val="24"/>
        </w:rPr>
        <w:t xml:space="preserve">tainty or lower confidence in the dataset overall. </w:t>
      </w:r>
    </w:p>
    <w:p w14:paraId="0000007E" w14:textId="7E8C4CB8" w:rsidR="009E2D3C" w:rsidRPr="00053883" w:rsidRDefault="00B855CF">
      <w:pPr>
        <w:pBdr>
          <w:top w:val="nil"/>
          <w:left w:val="nil"/>
          <w:bottom w:val="nil"/>
          <w:right w:val="nil"/>
          <w:between w:val="nil"/>
        </w:pBdr>
        <w:jc w:val="both"/>
        <w:rPr>
          <w:szCs w:val="24"/>
        </w:rPr>
      </w:pPr>
      <w:r w:rsidRPr="00053883">
        <w:rPr>
          <w:szCs w:val="24"/>
        </w:rPr>
        <w:t>The goal is to tar</w:t>
      </w:r>
      <w:sdt>
        <w:sdtPr>
          <w:tag w:val="goog_rdk_151"/>
          <w:id w:val="-862121550"/>
        </w:sdtPr>
        <w:sdtContent/>
      </w:sdt>
      <w:r w:rsidRPr="00053883">
        <w:rPr>
          <w:szCs w:val="24"/>
        </w:rPr>
        <w:t xml:space="preserve">get </w:t>
      </w:r>
      <w:r w:rsidR="00164A62">
        <w:rPr>
          <w:szCs w:val="24"/>
        </w:rPr>
        <w:t xml:space="preserve">both </w:t>
      </w:r>
      <w:r w:rsidRPr="00053883">
        <w:rPr>
          <w:szCs w:val="24"/>
        </w:rPr>
        <w:t>low MBE and low RMSE (</w:t>
      </w:r>
      <w:proofErr w:type="gramStart"/>
      <w:r w:rsidRPr="00053883">
        <w:rPr>
          <w:szCs w:val="24"/>
        </w:rPr>
        <w:t>i.e.</w:t>
      </w:r>
      <w:proofErr w:type="gramEnd"/>
      <w:r w:rsidRPr="00053883">
        <w:rPr>
          <w:szCs w:val="24"/>
        </w:rPr>
        <w:t xml:space="preserve"> </w:t>
      </w:r>
      <w:r w:rsidR="006D6A07">
        <w:rPr>
          <w:szCs w:val="24"/>
        </w:rPr>
        <w:t xml:space="preserve">adequate </w:t>
      </w:r>
      <w:r w:rsidRPr="00053883">
        <w:rPr>
          <w:szCs w:val="24"/>
        </w:rPr>
        <w:t>accuracy a</w:t>
      </w:r>
      <w:sdt>
        <w:sdtPr>
          <w:tag w:val="goog_rdk_154"/>
          <w:id w:val="1010415194"/>
        </w:sdtPr>
        <w:sdtContent/>
      </w:sdt>
      <w:r w:rsidRPr="00053883">
        <w:rPr>
          <w:szCs w:val="24"/>
        </w:rPr>
        <w:t>nd high</w:t>
      </w:r>
      <w:r w:rsidR="006D6A07">
        <w:rPr>
          <w:szCs w:val="24"/>
        </w:rPr>
        <w:t xml:space="preserve"> (adequate</w:t>
      </w:r>
      <w:ins w:id="29" w:author="Alexandra Arntsen" w:date="2021-02-07T20:30:00Z">
        <w:r w:rsidR="006D6A07">
          <w:rPr>
            <w:szCs w:val="24"/>
          </w:rPr>
          <w:t xml:space="preserve"> </w:t>
        </w:r>
      </w:ins>
      <w:r w:rsidRPr="00053883">
        <w:rPr>
          <w:szCs w:val="24"/>
        </w:rPr>
        <w:t>p</w:t>
      </w:r>
      <w:sdt>
        <w:sdtPr>
          <w:tag w:val="goog_rdk_177"/>
          <w:id w:val="-156849837"/>
        </w:sdtPr>
        <w:sdtContent/>
      </w:sdt>
      <w:r w:rsidRPr="00053883">
        <w:rPr>
          <w:szCs w:val="24"/>
        </w:rPr>
        <w:t xml:space="preserve">recision as shown in </w:t>
      </w:r>
      <w:r w:rsidR="004B06FF" w:rsidRPr="00ED15DE">
        <w:rPr>
          <w:szCs w:val="24"/>
        </w:rPr>
        <w:fldChar w:fldCharType="begin"/>
      </w:r>
      <w:r w:rsidR="004B06FF" w:rsidRPr="00ED15DE">
        <w:rPr>
          <w:szCs w:val="24"/>
        </w:rPr>
        <w:instrText xml:space="preserve"> REF _Ref54385288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6D6A07" w:rsidRPr="00053883">
        <w:rPr>
          <w:szCs w:val="24"/>
        </w:rPr>
        <w:t xml:space="preserve">Figure </w:t>
      </w:r>
      <w:r w:rsidR="004B06FF" w:rsidRPr="00ED15DE">
        <w:rPr>
          <w:szCs w:val="24"/>
        </w:rPr>
        <w:fldChar w:fldCharType="end"/>
      </w:r>
      <w:r w:rsidR="006D6A07">
        <w:rPr>
          <w:szCs w:val="24"/>
        </w:rPr>
        <w:t>9c</w:t>
      </w:r>
      <w:r w:rsidRPr="00053883">
        <w:rPr>
          <w:szCs w:val="24"/>
        </w:rPr>
        <w:t xml:space="preserve">. Pillar 2 and 3, </w:t>
      </w:r>
      <w:r w:rsidR="006D6A07">
        <w:rPr>
          <w:szCs w:val="24"/>
        </w:rPr>
        <w:t>works towards</w:t>
      </w:r>
      <w:r w:rsidRPr="00053883">
        <w:rPr>
          <w:szCs w:val="24"/>
        </w:rPr>
        <w:t xml:space="preserve"> evaluat</w:t>
      </w:r>
      <w:r w:rsidR="006D6A07">
        <w:rPr>
          <w:szCs w:val="24"/>
        </w:rPr>
        <w:t>ing</w:t>
      </w:r>
      <w:r w:rsidRPr="00053883">
        <w:rPr>
          <w:szCs w:val="24"/>
        </w:rPr>
        <w:t xml:space="preserve"> </w:t>
      </w:r>
      <w:r w:rsidR="006D6A07">
        <w:rPr>
          <w:szCs w:val="24"/>
        </w:rPr>
        <w:t>whether</w:t>
      </w:r>
      <w:r w:rsidRPr="00053883">
        <w:rPr>
          <w:szCs w:val="24"/>
        </w:rPr>
        <w:t xml:space="preserve"> any of the RSD TI </w:t>
      </w:r>
      <w:r w:rsidR="00550BAA">
        <w:rPr>
          <w:szCs w:val="24"/>
        </w:rPr>
        <w:t>adjustment</w:t>
      </w:r>
      <w:r w:rsidR="00550BAA" w:rsidRPr="00053883">
        <w:rPr>
          <w:szCs w:val="24"/>
        </w:rPr>
        <w:t xml:space="preserve"> </w:t>
      </w:r>
      <w:r w:rsidRPr="00053883">
        <w:rPr>
          <w:szCs w:val="24"/>
        </w:rPr>
        <w:t>methods</w:t>
      </w:r>
      <w:r w:rsidR="00164A62">
        <w:rPr>
          <w:szCs w:val="24"/>
        </w:rPr>
        <w:t xml:space="preserve"> </w:t>
      </w:r>
      <w:r w:rsidR="006D6A07">
        <w:rPr>
          <w:szCs w:val="24"/>
        </w:rPr>
        <w:t>achieves</w:t>
      </w:r>
      <w:r w:rsidR="00164A62">
        <w:rPr>
          <w:szCs w:val="24"/>
        </w:rPr>
        <w:t xml:space="preserve"> this goal</w:t>
      </w:r>
      <w:r w:rsidRPr="00053883">
        <w:rPr>
          <w:szCs w:val="24"/>
        </w:rPr>
        <w:t xml:space="preserve">. </w:t>
      </w:r>
    </w:p>
    <w:tbl>
      <w:tblPr>
        <w:tblStyle w:val="ae"/>
        <w:tblW w:w="9738" w:type="dxa"/>
        <w:tblBorders>
          <w:top w:val="nil"/>
          <w:left w:val="nil"/>
          <w:bottom w:val="nil"/>
          <w:right w:val="nil"/>
          <w:insideH w:val="nil"/>
          <w:insideV w:val="nil"/>
        </w:tblBorders>
        <w:tblLayout w:type="fixed"/>
        <w:tblLook w:val="0400" w:firstRow="0" w:lastRow="0" w:firstColumn="0" w:lastColumn="0" w:noHBand="0" w:noVBand="1"/>
      </w:tblPr>
      <w:tblGrid>
        <w:gridCol w:w="3147"/>
        <w:gridCol w:w="3441"/>
        <w:gridCol w:w="3150"/>
      </w:tblGrid>
      <w:tr w:rsidR="009E2D3C" w:rsidRPr="00ED15DE" w14:paraId="6DB70276" w14:textId="77777777">
        <w:trPr>
          <w:trHeight w:val="2133"/>
        </w:trPr>
        <w:tc>
          <w:tcPr>
            <w:tcW w:w="3147" w:type="dxa"/>
          </w:tcPr>
          <w:p w14:paraId="0000007F" w14:textId="77777777" w:rsidR="009E2D3C" w:rsidRPr="00053883" w:rsidRDefault="009E2D3C">
            <w:pPr>
              <w:pBdr>
                <w:top w:val="nil"/>
                <w:left w:val="nil"/>
                <w:bottom w:val="nil"/>
                <w:right w:val="nil"/>
                <w:between w:val="nil"/>
              </w:pBdr>
              <w:spacing w:after="200"/>
              <w:jc w:val="center"/>
              <w:rPr>
                <w:i/>
                <w:szCs w:val="24"/>
              </w:rPr>
            </w:pPr>
          </w:p>
          <w:p w14:paraId="00000080"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0432A841" wp14:editId="266D7A97">
                  <wp:extent cx="1197864" cy="1005840"/>
                  <wp:effectExtent l="0" t="0" r="0" b="0"/>
                  <wp:docPr id="2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1197864"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7728" behindDoc="0" locked="0" layoutInCell="1" hidden="0" allowOverlap="1" wp14:anchorId="5104B671" wp14:editId="3CD7E0BF">
                      <wp:simplePos x="0" y="0"/>
                      <wp:positionH relativeFrom="column">
                        <wp:posOffset>711200</wp:posOffset>
                      </wp:positionH>
                      <wp:positionV relativeFrom="paragraph">
                        <wp:posOffset>381000</wp:posOffset>
                      </wp:positionV>
                      <wp:extent cx="417347" cy="254635"/>
                      <wp:effectExtent l="0" t="0" r="0" b="0"/>
                      <wp:wrapNone/>
                      <wp:docPr id="250" name="Rectangle 250"/>
                      <wp:cNvGraphicFramePr/>
                      <a:graphic xmlns:a="http://schemas.openxmlformats.org/drawingml/2006/main">
                        <a:graphicData uri="http://schemas.microsoft.com/office/word/2010/wordprocessingShape">
                          <wps:wsp>
                            <wps:cNvSpPr/>
                            <wps:spPr>
                              <a:xfrm>
                                <a:off x="5146852" y="3662208"/>
                                <a:ext cx="398297" cy="235585"/>
                              </a:xfrm>
                              <a:prstGeom prst="rect">
                                <a:avLst/>
                              </a:prstGeom>
                              <a:noFill/>
                              <a:ln>
                                <a:noFill/>
                              </a:ln>
                            </wps:spPr>
                            <wps:txbx>
                              <w:txbxContent>
                                <w:p w14:paraId="5EDE4519" w14:textId="77777777" w:rsidR="007D24B6" w:rsidRDefault="007D24B6">
                                  <w:pPr>
                                    <w:spacing w:line="275" w:lineRule="auto"/>
                                    <w:textDirection w:val="btLr"/>
                                  </w:pPr>
                                  <w:r>
                                    <w:rPr>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5104B671" id="Rectangle 250" o:spid="_x0000_s1060" style="position:absolute;left:0;text-align:left;margin-left:56pt;margin-top:30pt;width:32.85pt;height:20.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" filled="f" stroked="f">
                      <v:textbox inset="2.53958mm,1.2694mm,2.53958mm,1.2694mm">
                        <w:txbxContent>
                          <w:p w14:paraId="5EDE4519" w14:textId="77777777" w:rsidR="007D24B6" w:rsidRDefault="007D24B6">
                            <w:pPr>
                              <w:spacing w:line="275" w:lineRule="auto"/>
                              <w:textDirection w:val="btLr"/>
                            </w:pPr>
                            <w:r>
                              <w:rPr>
                                <w:color w:val="FFFFFF"/>
                                <w:sz w:val="12"/>
                              </w:rPr>
                              <w:t>truth</w:t>
                            </w:r>
                          </w:p>
                        </w:txbxContent>
                      </v:textbox>
                    </v:rect>
                  </w:pict>
                </mc:Fallback>
              </mc:AlternateContent>
            </w:r>
          </w:p>
          <w:p w14:paraId="00000081" w14:textId="4206823B" w:rsidR="009E2D3C" w:rsidRPr="00053883" w:rsidRDefault="00491D0E" w:rsidP="00053883">
            <w:pPr>
              <w:pStyle w:val="Caption"/>
              <w:jc w:val="center"/>
              <w:rPr>
                <w:i w:val="0"/>
                <w:iCs w:val="0"/>
                <w:color w:val="auto"/>
                <w:sz w:val="24"/>
                <w:szCs w:val="24"/>
              </w:rPr>
            </w:pPr>
            <w:r w:rsidRPr="00053883">
              <w:rPr>
                <w:color w:val="auto"/>
                <w:sz w:val="24"/>
                <w:szCs w:val="24"/>
              </w:rPr>
              <w:t xml:space="preserve">Figure </w:t>
            </w:r>
            <w:r w:rsidR="006D6A07">
              <w:rPr>
                <w:color w:val="auto"/>
                <w:sz w:val="24"/>
                <w:szCs w:val="24"/>
              </w:rPr>
              <w:t>9a</w:t>
            </w:r>
            <w:r w:rsidR="006D6A07" w:rsidRPr="00053883">
              <w:rPr>
                <w:color w:val="auto"/>
                <w:sz w:val="24"/>
                <w:szCs w:val="24"/>
              </w:rPr>
              <w:t xml:space="preserve"> </w:t>
            </w:r>
            <w:r w:rsidR="00B855CF" w:rsidRPr="00053883">
              <w:rPr>
                <w:color w:val="auto"/>
                <w:sz w:val="24"/>
                <w:szCs w:val="24"/>
              </w:rPr>
              <w:t>Low MBE and High RMSE</w:t>
            </w:r>
          </w:p>
        </w:tc>
        <w:tc>
          <w:tcPr>
            <w:tcW w:w="3441" w:type="dxa"/>
          </w:tcPr>
          <w:p w14:paraId="00000082" w14:textId="77777777" w:rsidR="009E2D3C" w:rsidRPr="00053883" w:rsidRDefault="009E2D3C">
            <w:pPr>
              <w:pBdr>
                <w:top w:val="nil"/>
                <w:left w:val="nil"/>
                <w:bottom w:val="nil"/>
                <w:right w:val="nil"/>
                <w:between w:val="nil"/>
              </w:pBdr>
              <w:spacing w:after="200"/>
              <w:jc w:val="center"/>
              <w:rPr>
                <w:i/>
                <w:szCs w:val="24"/>
              </w:rPr>
            </w:pPr>
          </w:p>
          <w:p w14:paraId="00000083"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40D5D51B" wp14:editId="665D3EDA">
                  <wp:extent cx="1307592" cy="1005840"/>
                  <wp:effectExtent l="0" t="0" r="0" b="0"/>
                  <wp:docPr id="2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a:stretch>
                            <a:fillRect/>
                          </a:stretch>
                        </pic:blipFill>
                        <pic:spPr>
                          <a:xfrm>
                            <a:off x="0" y="0"/>
                            <a:ext cx="1307592"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8752" behindDoc="0" locked="0" layoutInCell="1" hidden="0" allowOverlap="1" wp14:anchorId="22412D6E" wp14:editId="39788E95">
                      <wp:simplePos x="0" y="0"/>
                      <wp:positionH relativeFrom="column">
                        <wp:posOffset>863600</wp:posOffset>
                      </wp:positionH>
                      <wp:positionV relativeFrom="paragraph">
                        <wp:posOffset>381000</wp:posOffset>
                      </wp:positionV>
                      <wp:extent cx="394907" cy="254662"/>
                      <wp:effectExtent l="0" t="0" r="0" b="0"/>
                      <wp:wrapNone/>
                      <wp:docPr id="249" name="Rectangle 249"/>
                      <wp:cNvGraphicFramePr/>
                      <a:graphic xmlns:a="http://schemas.openxmlformats.org/drawingml/2006/main">
                        <a:graphicData uri="http://schemas.microsoft.com/office/word/2010/wordprocessingShape">
                          <wps:wsp>
                            <wps:cNvSpPr/>
                            <wps:spPr>
                              <a:xfrm>
                                <a:off x="5158072" y="3662194"/>
                                <a:ext cx="375857" cy="235612"/>
                              </a:xfrm>
                              <a:prstGeom prst="rect">
                                <a:avLst/>
                              </a:prstGeom>
                              <a:noFill/>
                              <a:ln>
                                <a:noFill/>
                              </a:ln>
                            </wps:spPr>
                            <wps:txbx>
                              <w:txbxContent>
                                <w:p w14:paraId="3E8B0245" w14:textId="77777777" w:rsidR="007D24B6" w:rsidRDefault="007D24B6">
                                  <w:pPr>
                                    <w:spacing w:line="275" w:lineRule="auto"/>
                                    <w:textDirection w:val="btLr"/>
                                  </w:pPr>
                                  <w:r>
                                    <w:rPr>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22412D6E" id="Rectangle 249" o:spid="_x0000_s1061" style="position:absolute;left:0;text-align:left;margin-left:68pt;margin-top:30pt;width:31.1pt;height:20.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" filled="f" stroked="f">
                      <v:textbox inset="2.53958mm,1.2694mm,2.53958mm,1.2694mm">
                        <w:txbxContent>
                          <w:p w14:paraId="3E8B0245" w14:textId="77777777" w:rsidR="007D24B6" w:rsidRDefault="007D24B6">
                            <w:pPr>
                              <w:spacing w:line="275" w:lineRule="auto"/>
                              <w:textDirection w:val="btLr"/>
                            </w:pPr>
                            <w:r>
                              <w:rPr>
                                <w:color w:val="FFFFFF"/>
                                <w:sz w:val="12"/>
                              </w:rPr>
                              <w:t>truth</w:t>
                            </w:r>
                          </w:p>
                        </w:txbxContent>
                      </v:textbox>
                    </v:rect>
                  </w:pict>
                </mc:Fallback>
              </mc:AlternateContent>
            </w:r>
          </w:p>
          <w:p w14:paraId="00000084" w14:textId="548760DA" w:rsidR="009E2D3C" w:rsidRPr="00053883" w:rsidRDefault="00491D0E" w:rsidP="00053883">
            <w:pPr>
              <w:pStyle w:val="Caption"/>
              <w:jc w:val="center"/>
              <w:rPr>
                <w:i w:val="0"/>
                <w:iCs w:val="0"/>
                <w:color w:val="auto"/>
                <w:sz w:val="24"/>
                <w:szCs w:val="24"/>
              </w:rPr>
            </w:pPr>
            <w:r w:rsidRPr="00053883">
              <w:rPr>
                <w:color w:val="auto"/>
                <w:sz w:val="24"/>
                <w:szCs w:val="24"/>
              </w:rPr>
              <w:t xml:space="preserve">Figure </w:t>
            </w:r>
            <w:r w:rsidR="006D6A07">
              <w:rPr>
                <w:color w:val="auto"/>
                <w:sz w:val="24"/>
                <w:szCs w:val="24"/>
              </w:rPr>
              <w:t>9b</w:t>
            </w:r>
            <w:r w:rsidR="006D6A07" w:rsidRPr="00053883">
              <w:rPr>
                <w:color w:val="auto"/>
                <w:sz w:val="24"/>
                <w:szCs w:val="24"/>
              </w:rPr>
              <w:t xml:space="preserve"> </w:t>
            </w:r>
            <w:r w:rsidR="00B855CF" w:rsidRPr="00053883">
              <w:rPr>
                <w:color w:val="auto"/>
                <w:sz w:val="24"/>
                <w:szCs w:val="24"/>
              </w:rPr>
              <w:t>High MBE and Low RMSE</w:t>
            </w:r>
          </w:p>
        </w:tc>
        <w:tc>
          <w:tcPr>
            <w:tcW w:w="3150" w:type="dxa"/>
          </w:tcPr>
          <w:p w14:paraId="00000085" w14:textId="77777777" w:rsidR="009E2D3C" w:rsidRPr="00053883" w:rsidRDefault="009E2D3C">
            <w:pPr>
              <w:pBdr>
                <w:top w:val="nil"/>
                <w:left w:val="nil"/>
                <w:bottom w:val="nil"/>
                <w:right w:val="nil"/>
                <w:between w:val="nil"/>
              </w:pBdr>
              <w:spacing w:after="200"/>
              <w:jc w:val="center"/>
              <w:rPr>
                <w:i/>
                <w:szCs w:val="24"/>
              </w:rPr>
            </w:pPr>
          </w:p>
          <w:p w14:paraId="00000086" w14:textId="77777777" w:rsidR="009E2D3C" w:rsidRPr="00053883" w:rsidRDefault="00B855CF">
            <w:pPr>
              <w:pBdr>
                <w:top w:val="nil"/>
                <w:left w:val="nil"/>
                <w:bottom w:val="nil"/>
                <w:right w:val="nil"/>
                <w:between w:val="nil"/>
              </w:pBdr>
              <w:spacing w:after="200"/>
              <w:jc w:val="center"/>
              <w:rPr>
                <w:i/>
                <w:szCs w:val="24"/>
              </w:rPr>
            </w:pPr>
            <w:r w:rsidRPr="00053883">
              <w:rPr>
                <w:i/>
                <w:noProof/>
                <w:szCs w:val="24"/>
              </w:rPr>
              <w:drawing>
                <wp:inline distT="0" distB="0" distL="0" distR="0" wp14:anchorId="6102B7C1" wp14:editId="405047D9">
                  <wp:extent cx="1216152" cy="1005840"/>
                  <wp:effectExtent l="0" t="0" r="0" b="0"/>
                  <wp:docPr id="2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1216152" cy="1005840"/>
                          </a:xfrm>
                          <a:prstGeom prst="rect">
                            <a:avLst/>
                          </a:prstGeom>
                          <a:ln/>
                        </pic:spPr>
                      </pic:pic>
                    </a:graphicData>
                  </a:graphic>
                </wp:inline>
              </w:drawing>
            </w:r>
            <w:r w:rsidRPr="005010DE">
              <w:rPr>
                <w:noProof/>
              </w:rPr>
              <mc:AlternateContent>
                <mc:Choice Requires="wps">
                  <w:drawing>
                    <wp:anchor distT="0" distB="0" distL="114300" distR="114300" simplePos="0" relativeHeight="251659776" behindDoc="0" locked="0" layoutInCell="1" hidden="0" allowOverlap="1" wp14:anchorId="62E1166A" wp14:editId="7025BE64">
                      <wp:simplePos x="0" y="0"/>
                      <wp:positionH relativeFrom="column">
                        <wp:posOffset>736600</wp:posOffset>
                      </wp:positionH>
                      <wp:positionV relativeFrom="paragraph">
                        <wp:posOffset>381000</wp:posOffset>
                      </wp:positionV>
                      <wp:extent cx="383688" cy="254662"/>
                      <wp:effectExtent l="0" t="0" r="0" b="0"/>
                      <wp:wrapNone/>
                      <wp:docPr id="251" name="Rectangle 251"/>
                      <wp:cNvGraphicFramePr/>
                      <a:graphic xmlns:a="http://schemas.openxmlformats.org/drawingml/2006/main">
                        <a:graphicData uri="http://schemas.microsoft.com/office/word/2010/wordprocessingShape">
                          <wps:wsp>
                            <wps:cNvSpPr/>
                            <wps:spPr>
                              <a:xfrm>
                                <a:off x="5163681" y="3662194"/>
                                <a:ext cx="364638" cy="235612"/>
                              </a:xfrm>
                              <a:prstGeom prst="rect">
                                <a:avLst/>
                              </a:prstGeom>
                              <a:noFill/>
                              <a:ln>
                                <a:noFill/>
                              </a:ln>
                            </wps:spPr>
                            <wps:txbx>
                              <w:txbxContent>
                                <w:p w14:paraId="7A9CD57C" w14:textId="77777777" w:rsidR="007D24B6" w:rsidRDefault="007D24B6">
                                  <w:pPr>
                                    <w:spacing w:line="275" w:lineRule="auto"/>
                                    <w:textDirection w:val="btLr"/>
                                  </w:pPr>
                                  <w:r>
                                    <w:rPr>
                                      <w:color w:val="FFFFFF"/>
                                      <w:sz w:val="12"/>
                                    </w:rPr>
                                    <w:t>truth</w:t>
                                  </w:r>
                                </w:p>
                              </w:txbxContent>
                            </wps:txbx>
                            <wps:bodyPr spcFirstLastPara="1" wrap="square" lIns="91425" tIns="45700" rIns="91425" bIns="45700" anchor="t" anchorCtr="0">
                              <a:noAutofit/>
                            </wps:bodyPr>
                          </wps:wsp>
                        </a:graphicData>
                      </a:graphic>
                    </wp:anchor>
                  </w:drawing>
                </mc:Choice>
                <mc:Fallback>
                  <w:pict>
                    <v:rect w14:anchorId="62E1166A" id="Rectangle 251" o:spid="_x0000_s1062" style="position:absolute;left:0;text-align:left;margin-left:58pt;margin-top:30pt;width:30.2pt;height:20.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" filled="f" stroked="f">
                      <v:textbox inset="2.53958mm,1.2694mm,2.53958mm,1.2694mm">
                        <w:txbxContent>
                          <w:p w14:paraId="7A9CD57C" w14:textId="77777777" w:rsidR="007D24B6" w:rsidRDefault="007D24B6">
                            <w:pPr>
                              <w:spacing w:line="275" w:lineRule="auto"/>
                              <w:textDirection w:val="btLr"/>
                            </w:pPr>
                            <w:r>
                              <w:rPr>
                                <w:color w:val="FFFFFF"/>
                                <w:sz w:val="12"/>
                              </w:rPr>
                              <w:t>truth</w:t>
                            </w:r>
                          </w:p>
                        </w:txbxContent>
                      </v:textbox>
                    </v:rect>
                  </w:pict>
                </mc:Fallback>
              </mc:AlternateContent>
            </w:r>
          </w:p>
          <w:p w14:paraId="00000087" w14:textId="563DB7FA" w:rsidR="009E2D3C" w:rsidRPr="00053883" w:rsidRDefault="00491D0E" w:rsidP="00053883">
            <w:pPr>
              <w:pStyle w:val="Caption"/>
              <w:jc w:val="center"/>
              <w:rPr>
                <w:i w:val="0"/>
                <w:iCs w:val="0"/>
                <w:color w:val="auto"/>
                <w:sz w:val="24"/>
                <w:szCs w:val="24"/>
              </w:rPr>
            </w:pPr>
            <w:bookmarkStart w:id="30" w:name="_Ref54385288"/>
            <w:r w:rsidRPr="00053883">
              <w:rPr>
                <w:color w:val="auto"/>
                <w:sz w:val="24"/>
                <w:szCs w:val="24"/>
              </w:rPr>
              <w:t xml:space="preserve">Figure </w:t>
            </w:r>
            <w:bookmarkEnd w:id="30"/>
            <w:r w:rsidR="006D6A07">
              <w:rPr>
                <w:color w:val="auto"/>
                <w:sz w:val="24"/>
                <w:szCs w:val="24"/>
              </w:rPr>
              <w:t>9c</w:t>
            </w:r>
            <w:r w:rsidR="006D6A07" w:rsidRPr="00053883">
              <w:rPr>
                <w:color w:val="auto"/>
                <w:sz w:val="24"/>
                <w:szCs w:val="24"/>
              </w:rPr>
              <w:t xml:space="preserve"> </w:t>
            </w:r>
            <w:r w:rsidR="00B855CF" w:rsidRPr="00053883">
              <w:rPr>
                <w:color w:val="auto"/>
                <w:sz w:val="24"/>
                <w:szCs w:val="24"/>
              </w:rPr>
              <w:t>Low MBE, Low RMSE</w:t>
            </w:r>
          </w:p>
        </w:tc>
      </w:tr>
    </w:tbl>
    <w:p w14:paraId="00000089" w14:textId="77777777" w:rsidR="009E2D3C" w:rsidRPr="005010DE" w:rsidRDefault="00B855CF">
      <w:pPr>
        <w:rPr>
          <w:szCs w:val="24"/>
        </w:rPr>
      </w:pPr>
      <w:r w:rsidRPr="005010DE">
        <w:br w:type="page"/>
      </w:r>
    </w:p>
    <w:p w14:paraId="0000008A" w14:textId="6B69A9D4" w:rsidR="009E2D3C" w:rsidRPr="00053883" w:rsidRDefault="00980024" w:rsidP="005010DE">
      <w:pPr>
        <w:pStyle w:val="Heading3"/>
      </w:pPr>
      <w:bookmarkStart w:id="31" w:name="_Toc59575317"/>
      <w:r>
        <w:lastRenderedPageBreak/>
        <w:t>Representative</w:t>
      </w:r>
      <w:r w:rsidRPr="00053883">
        <w:t xml:space="preserve"> </w:t>
      </w:r>
      <w:r w:rsidR="00B855CF" w:rsidRPr="00053883">
        <w:t>TI</w:t>
      </w:r>
      <w:bookmarkEnd w:id="31"/>
      <w:r w:rsidR="00B855CF" w:rsidRPr="00053883">
        <w:t xml:space="preserve"> </w:t>
      </w:r>
    </w:p>
    <w:p w14:paraId="0000008B" w14:textId="571C7326" w:rsidR="009E2D3C" w:rsidRPr="005010DE" w:rsidRDefault="00B855CF">
      <w:pPr>
        <w:jc w:val="both"/>
        <w:rPr>
          <w:szCs w:val="24"/>
        </w:rPr>
      </w:pPr>
      <w:r w:rsidRPr="005010DE">
        <w:rPr>
          <w:szCs w:val="24"/>
        </w:rPr>
        <w:t>In addition to quantifying the concurrent TI measurements’ accuracy and precision, the CFARS S</w:t>
      </w:r>
      <w:r w:rsidR="00E320EB" w:rsidRPr="005010DE">
        <w:rPr>
          <w:szCs w:val="24"/>
        </w:rPr>
        <w:t xml:space="preserve">ite </w:t>
      </w:r>
      <w:r w:rsidRPr="005010DE">
        <w:rPr>
          <w:szCs w:val="24"/>
        </w:rPr>
        <w:t>S</w:t>
      </w:r>
      <w:r w:rsidR="00E320EB" w:rsidRPr="005010DE">
        <w:rPr>
          <w:szCs w:val="24"/>
        </w:rPr>
        <w:t>uitability</w:t>
      </w:r>
      <w:r w:rsidRPr="005010DE">
        <w:rPr>
          <w:szCs w:val="24"/>
        </w:rPr>
        <w:t xml:space="preserve"> Subgroup is interested in understanding the magnitude of differences in </w:t>
      </w:r>
      <w:r w:rsidR="00980024">
        <w:rPr>
          <w:szCs w:val="24"/>
        </w:rPr>
        <w:t>Representative</w:t>
      </w:r>
      <w:r w:rsidR="00980024" w:rsidRPr="005010DE">
        <w:rPr>
          <w:szCs w:val="24"/>
        </w:rPr>
        <w:t xml:space="preserve"> </w:t>
      </w:r>
      <w:r w:rsidRPr="005010DE">
        <w:rPr>
          <w:szCs w:val="24"/>
        </w:rPr>
        <w:t xml:space="preserve">TI as it is </w:t>
      </w:r>
      <w:r w:rsidR="00315A14">
        <w:rPr>
          <w:szCs w:val="24"/>
        </w:rPr>
        <w:t>used explicitly in</w:t>
      </w:r>
      <w:r w:rsidRPr="005010DE">
        <w:rPr>
          <w:szCs w:val="24"/>
        </w:rPr>
        <w:t xml:space="preserve"> making decision</w:t>
      </w:r>
      <w:r w:rsidR="00315A14">
        <w:rPr>
          <w:szCs w:val="24"/>
        </w:rPr>
        <w:t>s</w:t>
      </w:r>
      <w:r w:rsidRPr="005010DE">
        <w:rPr>
          <w:szCs w:val="24"/>
        </w:rPr>
        <w:t xml:space="preserve"> </w:t>
      </w:r>
      <w:r w:rsidR="00315A14">
        <w:rPr>
          <w:szCs w:val="24"/>
        </w:rPr>
        <w:t>regarding</w:t>
      </w:r>
      <w:r w:rsidR="00315A14" w:rsidRPr="005010DE">
        <w:rPr>
          <w:szCs w:val="24"/>
        </w:rPr>
        <w:t xml:space="preserve"> </w:t>
      </w:r>
      <w:r w:rsidRPr="005010DE">
        <w:rPr>
          <w:szCs w:val="24"/>
        </w:rPr>
        <w:t xml:space="preserve">turbine suitability at a given site. </w:t>
      </w:r>
      <w:r w:rsidR="00315A14">
        <w:rPr>
          <w:szCs w:val="24"/>
        </w:rPr>
        <w:t>R</w:t>
      </w:r>
      <w:r w:rsidR="00980024">
        <w:rPr>
          <w:szCs w:val="24"/>
        </w:rPr>
        <w:t>epresentative</w:t>
      </w:r>
      <w:r w:rsidR="00980024" w:rsidRPr="005010DE">
        <w:rPr>
          <w:szCs w:val="24"/>
        </w:rPr>
        <w:t xml:space="preserve"> </w:t>
      </w:r>
      <w:r w:rsidRPr="005010DE">
        <w:rPr>
          <w:szCs w:val="24"/>
        </w:rPr>
        <w:t>TI is</w:t>
      </w:r>
      <w:r w:rsidR="00315A14">
        <w:rPr>
          <w:szCs w:val="24"/>
        </w:rPr>
        <w:t xml:space="preserve"> defined as</w:t>
      </w:r>
      <w:r w:rsidRPr="005010DE">
        <w:rPr>
          <w:szCs w:val="24"/>
        </w:rPr>
        <w:t xml:space="preserve"> the </w:t>
      </w:r>
      <w:r w:rsidR="00315A14">
        <w:rPr>
          <w:szCs w:val="24"/>
        </w:rPr>
        <w:t xml:space="preserve">value that marks the approximate </w:t>
      </w:r>
      <w:r w:rsidRPr="005010DE">
        <w:rPr>
          <w:szCs w:val="24"/>
        </w:rPr>
        <w:t>90</w:t>
      </w:r>
      <w:r w:rsidRPr="005010DE">
        <w:rPr>
          <w:szCs w:val="24"/>
          <w:vertAlign w:val="superscript"/>
        </w:rPr>
        <w:t>th</w:t>
      </w:r>
      <w:r w:rsidRPr="005010DE">
        <w:rPr>
          <w:szCs w:val="24"/>
        </w:rPr>
        <w:t xml:space="preserve"> percentile</w:t>
      </w:r>
      <w:r w:rsidR="00315A14">
        <w:rPr>
          <w:szCs w:val="24"/>
        </w:rPr>
        <w:t xml:space="preserve"> of the TI distribution</w:t>
      </w:r>
      <w:r w:rsidRPr="005010DE">
        <w:rPr>
          <w:szCs w:val="24"/>
        </w:rPr>
        <w:t>. In other words, there is a 90% probability that the mea</w:t>
      </w:r>
      <w:sdt>
        <w:sdtPr>
          <w:tag w:val="goog_rdk_146"/>
          <w:id w:val="1928690935"/>
        </w:sdtPr>
        <w:sdtContent/>
      </w:sdt>
      <w:r w:rsidRPr="005010DE">
        <w:rPr>
          <w:szCs w:val="24"/>
        </w:rPr>
        <w:t xml:space="preserve">sured TI will be less than or equal to the </w:t>
      </w:r>
      <w:r w:rsidR="00980024">
        <w:rPr>
          <w:szCs w:val="24"/>
        </w:rPr>
        <w:t>representative</w:t>
      </w:r>
      <w:r w:rsidR="00980024" w:rsidRPr="005010DE">
        <w:rPr>
          <w:szCs w:val="24"/>
        </w:rPr>
        <w:t xml:space="preserve"> </w:t>
      </w:r>
      <w:r w:rsidRPr="005010DE">
        <w:rPr>
          <w:szCs w:val="24"/>
        </w:rPr>
        <w:t xml:space="preserve">TI. </w:t>
      </w:r>
    </w:p>
    <w:p w14:paraId="0000008C" w14:textId="4F7F54EA" w:rsidR="009E2D3C" w:rsidRPr="005010DE" w:rsidRDefault="00B855CF">
      <w:pPr>
        <w:jc w:val="both"/>
        <w:rPr>
          <w:szCs w:val="24"/>
        </w:rPr>
      </w:pPr>
      <w:r w:rsidRPr="005010DE">
        <w:rPr>
          <w:szCs w:val="24"/>
        </w:rPr>
        <w:t xml:space="preserve">Returning to our example dataset, consider now the wind speed and TI data that has been </w:t>
      </w:r>
      <w:proofErr w:type="spellStart"/>
      <w:r w:rsidRPr="005010DE">
        <w:rPr>
          <w:szCs w:val="24"/>
        </w:rPr>
        <w:t>binned</w:t>
      </w:r>
      <w:proofErr w:type="spellEnd"/>
      <w:r w:rsidRPr="005010DE">
        <w:rPr>
          <w:szCs w:val="24"/>
        </w:rPr>
        <w:t xml:space="preserve"> by WS_Cup1. For each wind speed measurement (Cup1, Cup2 and RSD), we have </w:t>
      </w:r>
      <w:proofErr w:type="spellStart"/>
      <w:r w:rsidRPr="005010DE">
        <w:rPr>
          <w:szCs w:val="24"/>
        </w:rPr>
        <w:t>WS_Avg</w:t>
      </w:r>
      <w:proofErr w:type="spellEnd"/>
      <w:r w:rsidRPr="005010DE">
        <w:rPr>
          <w:szCs w:val="24"/>
        </w:rPr>
        <w:t xml:space="preserve">, </w:t>
      </w:r>
      <w:proofErr w:type="spellStart"/>
      <w:r w:rsidRPr="005010DE">
        <w:rPr>
          <w:szCs w:val="24"/>
        </w:rPr>
        <w:t>WS_Std</w:t>
      </w:r>
      <w:proofErr w:type="spellEnd"/>
      <w:r w:rsidRPr="005010DE">
        <w:rPr>
          <w:szCs w:val="24"/>
        </w:rPr>
        <w:t xml:space="preserve">, </w:t>
      </w:r>
      <w:proofErr w:type="spellStart"/>
      <w:r w:rsidRPr="005010DE">
        <w:rPr>
          <w:szCs w:val="24"/>
        </w:rPr>
        <w:t>TI_Avg</w:t>
      </w:r>
      <w:proofErr w:type="spellEnd"/>
      <w:r w:rsidRPr="005010DE">
        <w:rPr>
          <w:szCs w:val="24"/>
        </w:rPr>
        <w:t xml:space="preserve">, and </w:t>
      </w:r>
      <w:proofErr w:type="spellStart"/>
      <w:r w:rsidRPr="005010DE">
        <w:rPr>
          <w:szCs w:val="24"/>
        </w:rPr>
        <w:t>TI_Std</w:t>
      </w:r>
      <w:proofErr w:type="spellEnd"/>
      <w:r w:rsidRPr="005010DE">
        <w:rPr>
          <w:szCs w:val="24"/>
        </w:rPr>
        <w:t>. A sample binned data set is shown in the figure below.</w:t>
      </w:r>
    </w:p>
    <w:p w14:paraId="0000008D" w14:textId="77777777" w:rsidR="009E2D3C" w:rsidRPr="005010DE" w:rsidRDefault="00B855CF">
      <w:pPr>
        <w:jc w:val="center"/>
        <w:rPr>
          <w:szCs w:val="24"/>
        </w:rPr>
      </w:pPr>
      <w:r w:rsidRPr="005010DE">
        <w:rPr>
          <w:noProof/>
          <w:szCs w:val="24"/>
        </w:rPr>
        <w:drawing>
          <wp:inline distT="0" distB="0" distL="0" distR="0" wp14:anchorId="7305F304" wp14:editId="4648E7D9">
            <wp:extent cx="5221224" cy="1188720"/>
            <wp:effectExtent l="0" t="0" r="0" b="0"/>
            <wp:docPr id="2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5"/>
                    <a:srcRect/>
                    <a:stretch>
                      <a:fillRect/>
                    </a:stretch>
                  </pic:blipFill>
                  <pic:spPr>
                    <a:xfrm>
                      <a:off x="0" y="0"/>
                      <a:ext cx="5221224" cy="1188720"/>
                    </a:xfrm>
                    <a:prstGeom prst="rect">
                      <a:avLst/>
                    </a:prstGeom>
                    <a:ln/>
                  </pic:spPr>
                </pic:pic>
              </a:graphicData>
            </a:graphic>
          </wp:inline>
        </w:drawing>
      </w:r>
    </w:p>
    <w:p w14:paraId="0000008E" w14:textId="2EB63ECB" w:rsidR="009E2D3C" w:rsidRPr="00053883" w:rsidRDefault="006D6A07" w:rsidP="00053883">
      <w:pPr>
        <w:pStyle w:val="Caption"/>
        <w:jc w:val="center"/>
        <w:rPr>
          <w:i w:val="0"/>
          <w:iCs w:val="0"/>
          <w:color w:val="auto"/>
          <w:sz w:val="24"/>
          <w:szCs w:val="24"/>
        </w:rPr>
      </w:pPr>
      <w:r>
        <w:rPr>
          <w:color w:val="auto"/>
          <w:sz w:val="24"/>
          <w:szCs w:val="24"/>
        </w:rPr>
        <w:t>Table</w:t>
      </w:r>
      <w:r w:rsidRPr="00053883">
        <w:rPr>
          <w:color w:val="auto"/>
          <w:sz w:val="24"/>
          <w:szCs w:val="24"/>
        </w:rPr>
        <w:t xml:space="preserve"> </w:t>
      </w:r>
      <w:r w:rsidR="00491D0E" w:rsidRPr="00053883">
        <w:rPr>
          <w:color w:val="auto"/>
          <w:sz w:val="24"/>
          <w:szCs w:val="24"/>
        </w:rPr>
        <w:fldChar w:fldCharType="begin"/>
      </w:r>
      <w:r w:rsidR="00491D0E" w:rsidRPr="00053883">
        <w:rPr>
          <w:color w:val="auto"/>
          <w:sz w:val="24"/>
          <w:szCs w:val="24"/>
        </w:rPr>
        <w:instrText xml:space="preserve"> SEQ Figure \* ARABIC </w:instrText>
      </w:r>
      <w:r w:rsidR="00491D0E" w:rsidRPr="00053883">
        <w:rPr>
          <w:color w:val="auto"/>
          <w:sz w:val="24"/>
          <w:szCs w:val="24"/>
        </w:rPr>
        <w:fldChar w:fldCharType="separate"/>
      </w:r>
      <w:r w:rsidR="006F2451">
        <w:rPr>
          <w:noProof/>
          <w:color w:val="auto"/>
          <w:sz w:val="24"/>
          <w:szCs w:val="24"/>
        </w:rPr>
        <w:t>1</w:t>
      </w:r>
      <w:r w:rsidR="00491D0E" w:rsidRPr="00053883">
        <w:rPr>
          <w:color w:val="auto"/>
          <w:sz w:val="24"/>
          <w:szCs w:val="24"/>
        </w:rPr>
        <w:fldChar w:fldCharType="end"/>
      </w:r>
      <w:r w:rsidR="00B855CF" w:rsidRPr="00053883">
        <w:rPr>
          <w:color w:val="auto"/>
          <w:sz w:val="24"/>
          <w:szCs w:val="24"/>
        </w:rPr>
        <w:t xml:space="preserve"> Binned Results of </w:t>
      </w:r>
      <w:r w:rsidR="00C75473" w:rsidRPr="00053883">
        <w:rPr>
          <w:color w:val="auto"/>
          <w:sz w:val="24"/>
          <w:szCs w:val="24"/>
        </w:rPr>
        <w:t xml:space="preserve">the </w:t>
      </w:r>
      <w:r w:rsidR="00B855CF" w:rsidRPr="00053883">
        <w:rPr>
          <w:color w:val="auto"/>
          <w:sz w:val="24"/>
          <w:szCs w:val="24"/>
        </w:rPr>
        <w:t>Example Dataset</w:t>
      </w:r>
    </w:p>
    <w:p w14:paraId="0000008F" w14:textId="5D1BB942" w:rsidR="009E2D3C" w:rsidRPr="004E6520" w:rsidRDefault="00B855CF">
      <w:pPr>
        <w:jc w:val="both"/>
        <w:rPr>
          <w:szCs w:val="24"/>
        </w:rPr>
      </w:pPr>
      <w:r w:rsidRPr="005010DE">
        <w:rPr>
          <w:szCs w:val="24"/>
        </w:rPr>
        <w:t xml:space="preserve">From the binned data for an individual project, we can easily calculate </w:t>
      </w:r>
      <w:r w:rsidR="00980024">
        <w:rPr>
          <w:b/>
          <w:szCs w:val="24"/>
        </w:rPr>
        <w:t>representative</w:t>
      </w:r>
      <w:r w:rsidR="00980024" w:rsidRPr="005010DE">
        <w:rPr>
          <w:b/>
          <w:szCs w:val="24"/>
        </w:rPr>
        <w:t xml:space="preserve"> </w:t>
      </w:r>
      <w:r w:rsidRPr="005010DE">
        <w:rPr>
          <w:b/>
          <w:szCs w:val="24"/>
        </w:rPr>
        <w:t>TI</w:t>
      </w:r>
      <w:r w:rsidR="009564D5">
        <w:rPr>
          <w:b/>
          <w:szCs w:val="24"/>
        </w:rPr>
        <w:t xml:space="preserve"> </w:t>
      </w:r>
      <w:r w:rsidR="009564D5" w:rsidRPr="009564D5">
        <w:rPr>
          <w:b/>
          <w:szCs w:val="24"/>
          <w:highlight w:val="yellow"/>
        </w:rPr>
        <w:t>[IEC Ref]</w:t>
      </w:r>
      <w:r w:rsidR="009564D5">
        <w:rPr>
          <w:b/>
          <w:szCs w:val="24"/>
        </w:rPr>
        <w:t>,</w:t>
      </w:r>
      <w:r w:rsidRPr="005010DE">
        <w:rPr>
          <w:b/>
          <w:szCs w:val="24"/>
        </w:rPr>
        <w:t xml:space="preserve"> </w:t>
      </w:r>
      <w:r w:rsidRPr="005010DE">
        <w:rPr>
          <w:szCs w:val="24"/>
        </w:rPr>
        <w:t>by combining th</w:t>
      </w:r>
      <w:r w:rsidRPr="004E6520">
        <w:rPr>
          <w:szCs w:val="24"/>
        </w:rPr>
        <w:t xml:space="preserve">e binned </w:t>
      </w:r>
      <w:proofErr w:type="spellStart"/>
      <w:r w:rsidRPr="004E6520">
        <w:rPr>
          <w:szCs w:val="24"/>
        </w:rPr>
        <w:t>TI_Avg</w:t>
      </w:r>
      <w:proofErr w:type="spellEnd"/>
      <w:r w:rsidRPr="004E6520">
        <w:rPr>
          <w:szCs w:val="24"/>
        </w:rPr>
        <w:t xml:space="preserve"> and </w:t>
      </w:r>
      <w:proofErr w:type="spellStart"/>
      <w:r w:rsidRPr="004E6520">
        <w:rPr>
          <w:szCs w:val="24"/>
        </w:rPr>
        <w:t>TI_Std</w:t>
      </w:r>
      <w:proofErr w:type="spellEnd"/>
      <w:r w:rsidRPr="004E6520">
        <w:rPr>
          <w:szCs w:val="24"/>
        </w:rPr>
        <w:t xml:space="preserve"> data using:</w:t>
      </w:r>
    </w:p>
    <w:tbl>
      <w:tblPr>
        <w:tblStyle w:val="af"/>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8804"/>
        <w:gridCol w:w="556"/>
      </w:tblGrid>
      <w:tr w:rsidR="009E2D3C" w:rsidRPr="00ED15DE" w14:paraId="0BDA5D26" w14:textId="77777777">
        <w:trPr>
          <w:jc w:val="center"/>
        </w:trPr>
        <w:tc>
          <w:tcPr>
            <w:tcW w:w="8804" w:type="dxa"/>
            <w:vAlign w:val="center"/>
          </w:tcPr>
          <w:bookmarkStart w:id="32" w:name="_Hlk54260106"/>
          <w:p w14:paraId="00000090" w14:textId="396C03A0" w:rsidR="009E2D3C" w:rsidRPr="005010DE" w:rsidRDefault="0053223B">
            <w:pPr>
              <w:jc w:val="center"/>
              <w:rPr>
                <w:rFonts w:ascii="Cambria Math" w:eastAsia="Cambria Math" w:hAnsi="Cambria Math" w:cs="Cambria Math"/>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Representative TI</m:t>
                    </m:r>
                  </m:e>
                  <m:sub>
                    <m:r>
                      <w:rPr>
                        <w:rFonts w:ascii="Cambria Math" w:eastAsia="Cambria Math" w:hAnsi="Cambria Math" w:cs="Cambria Math"/>
                        <w:szCs w:val="24"/>
                      </w:rPr>
                      <m:t>i</m:t>
                    </m:r>
                  </m:sub>
                </m:sSub>
                <m:r>
                  <w:rPr>
                    <w:rFonts w:ascii="Cambria Math" w:eastAsia="Cambria Math" w:hAnsi="Cambria Math" w:cs="Cambria Math"/>
                    <w:szCs w:val="24"/>
                  </w:rPr>
                  <m:t xml:space="preserve">  [%]=  </m:t>
                </m:r>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avg,i</m:t>
                    </m:r>
                  </m:sub>
                </m:sSub>
                <m:r>
                  <w:rPr>
                    <w:rFonts w:ascii="Cambria Math" w:eastAsia="Cambria Math" w:hAnsi="Cambria Math" w:cs="Cambria Math"/>
                    <w:szCs w:val="24"/>
                  </w:rPr>
                  <m:t>+1.28∙</m:t>
                </m:r>
                <m:sSub>
                  <m:sSubPr>
                    <m:ctrlPr>
                      <w:rPr>
                        <w:rFonts w:ascii="Cambria Math" w:eastAsia="Cambria Math" w:hAnsi="Cambria Math" w:cs="Cambria Math"/>
                        <w:szCs w:val="24"/>
                      </w:rPr>
                    </m:ctrlPr>
                  </m:sSubPr>
                  <m:e>
                    <m:r>
                      <w:rPr>
                        <w:rFonts w:ascii="Cambria Math" w:eastAsia="Cambria Math" w:hAnsi="Cambria Math" w:cs="Cambria Math"/>
                        <w:szCs w:val="24"/>
                      </w:rPr>
                      <m:t>TI</m:t>
                    </m:r>
                  </m:e>
                  <m:sub>
                    <m:r>
                      <w:rPr>
                        <w:rFonts w:ascii="Cambria Math" w:eastAsia="Cambria Math" w:hAnsi="Cambria Math" w:cs="Cambria Math"/>
                        <w:szCs w:val="24"/>
                      </w:rPr>
                      <m:t>std,i</m:t>
                    </m:r>
                  </m:sub>
                </m:sSub>
              </m:oMath>
            </m:oMathPara>
            <w:bookmarkEnd w:id="32"/>
          </w:p>
        </w:tc>
        <w:tc>
          <w:tcPr>
            <w:tcW w:w="556" w:type="dxa"/>
            <w:vAlign w:val="center"/>
          </w:tcPr>
          <w:p w14:paraId="00000091" w14:textId="77777777" w:rsidR="009E2D3C" w:rsidRPr="005010DE" w:rsidRDefault="00B855CF">
            <w:pPr>
              <w:jc w:val="both"/>
              <w:rPr>
                <w:szCs w:val="24"/>
              </w:rPr>
            </w:pPr>
            <w:r w:rsidRPr="005010DE">
              <w:rPr>
                <w:szCs w:val="24"/>
              </w:rPr>
              <w:t>(4)</w:t>
            </w:r>
          </w:p>
        </w:tc>
      </w:tr>
    </w:tbl>
    <w:p w14:paraId="00000092" w14:textId="568781F0" w:rsidR="009E2D3C" w:rsidRPr="00ED15DE" w:rsidRDefault="00B855CF">
      <w:pPr>
        <w:spacing w:before="240"/>
        <w:jc w:val="both"/>
        <w:rPr>
          <w:szCs w:val="24"/>
        </w:rPr>
      </w:pPr>
      <w:r w:rsidRPr="00ED15DE">
        <w:rPr>
          <w:szCs w:val="24"/>
        </w:rPr>
        <w:t xml:space="preserve">where i is the wind speed bin. </w:t>
      </w:r>
    </w:p>
    <w:p w14:paraId="2790C841" w14:textId="4664A28C" w:rsidR="009E0CB6" w:rsidRPr="005010DE" w:rsidRDefault="009E0CB6">
      <w:pPr>
        <w:spacing w:before="240"/>
        <w:jc w:val="both"/>
        <w:rPr>
          <w:szCs w:val="24"/>
        </w:rPr>
      </w:pPr>
      <w:r w:rsidRPr="00ED15DE">
        <w:rPr>
          <w:szCs w:val="24"/>
        </w:rPr>
        <w:t xml:space="preserve">Representative </w:t>
      </w:r>
      <w:r w:rsidRPr="005010DE">
        <w:rPr>
          <w:szCs w:val="24"/>
        </w:rPr>
        <w:t>TI can be</w:t>
      </w:r>
      <w:r w:rsidRPr="004E6520">
        <w:rPr>
          <w:szCs w:val="24"/>
        </w:rPr>
        <w:t xml:space="preserve"> de</w:t>
      </w:r>
      <w:r w:rsidRPr="008E3002">
        <w:rPr>
          <w:szCs w:val="24"/>
        </w:rPr>
        <w:t>fin</w:t>
      </w:r>
      <w:r w:rsidRPr="00FA6E6E">
        <w:rPr>
          <w:szCs w:val="24"/>
        </w:rPr>
        <w:t xml:space="preserve">ed in this way as the </w:t>
      </w:r>
      <w:r w:rsidR="00315A14">
        <w:rPr>
          <w:szCs w:val="24"/>
        </w:rPr>
        <w:t>turbulence intensity measurements</w:t>
      </w:r>
      <w:r w:rsidR="00315A14" w:rsidRPr="004B06FF">
        <w:rPr>
          <w:szCs w:val="24"/>
        </w:rPr>
        <w:t xml:space="preserve"> </w:t>
      </w:r>
      <w:r w:rsidR="00315A14">
        <w:rPr>
          <w:szCs w:val="24"/>
        </w:rPr>
        <w:t>with</w:t>
      </w:r>
      <w:r w:rsidRPr="004B06FF">
        <w:rPr>
          <w:szCs w:val="24"/>
        </w:rPr>
        <w:t>in each wind speed bin ar</w:t>
      </w:r>
      <w:r w:rsidRPr="0007546B">
        <w:rPr>
          <w:szCs w:val="24"/>
        </w:rPr>
        <w:t xml:space="preserve">e assumed </w:t>
      </w:r>
      <w:r w:rsidRPr="00FF368D">
        <w:rPr>
          <w:szCs w:val="24"/>
        </w:rPr>
        <w:t>to b</w:t>
      </w:r>
      <w:r w:rsidRPr="00DF0DE4">
        <w:rPr>
          <w:szCs w:val="24"/>
        </w:rPr>
        <w:t>e</w:t>
      </w:r>
      <w:r w:rsidRPr="00ED15DE">
        <w:rPr>
          <w:szCs w:val="24"/>
        </w:rPr>
        <w:t xml:space="preserve"> normally distributed.</w:t>
      </w:r>
    </w:p>
    <w:p w14:paraId="00000093" w14:textId="5FF66179" w:rsidR="009E2D3C" w:rsidRPr="005010DE" w:rsidRDefault="0053223B">
      <w:pPr>
        <w:jc w:val="both"/>
        <w:rPr>
          <w:szCs w:val="24"/>
        </w:rPr>
      </w:pPr>
      <w:sdt>
        <w:sdtPr>
          <w:tag w:val="goog_rdk_89"/>
          <w:id w:val="-1503190045"/>
        </w:sdtPr>
        <w:sdtContent/>
      </w:sdt>
      <w:r w:rsidR="004B06FF" w:rsidRPr="00ED15DE">
        <w:rPr>
          <w:szCs w:val="24"/>
        </w:rPr>
        <w:fldChar w:fldCharType="begin"/>
      </w:r>
      <w:r w:rsidR="004B06FF" w:rsidRPr="00ED15DE">
        <w:instrText xml:space="preserve"> REF _Ref54385337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315A14" w:rsidRPr="00053883">
        <w:rPr>
          <w:szCs w:val="24"/>
        </w:rPr>
        <w:t xml:space="preserve">Figure </w:t>
      </w:r>
      <w:r w:rsidR="004B06FF" w:rsidRPr="00ED15DE">
        <w:rPr>
          <w:szCs w:val="24"/>
        </w:rPr>
        <w:fldChar w:fldCharType="end"/>
      </w:r>
      <w:r w:rsidR="00315A14">
        <w:rPr>
          <w:szCs w:val="24"/>
        </w:rPr>
        <w:t>10</w:t>
      </w:r>
      <w:r w:rsidR="004B06FF" w:rsidRPr="00ED15DE">
        <w:rPr>
          <w:szCs w:val="24"/>
        </w:rPr>
        <w:t xml:space="preserve"> </w:t>
      </w:r>
      <w:r w:rsidR="00B855CF" w:rsidRPr="00ED15DE">
        <w:rPr>
          <w:szCs w:val="24"/>
        </w:rPr>
        <w:t>below</w:t>
      </w:r>
      <w:r w:rsidR="00B855CF" w:rsidRPr="005010DE">
        <w:rPr>
          <w:szCs w:val="24"/>
        </w:rPr>
        <w:t xml:space="preserve"> shows the </w:t>
      </w:r>
      <w:r w:rsidR="00980024">
        <w:rPr>
          <w:szCs w:val="24"/>
        </w:rPr>
        <w:t>representative</w:t>
      </w:r>
      <w:r w:rsidR="00980024" w:rsidRPr="005010DE">
        <w:rPr>
          <w:szCs w:val="24"/>
        </w:rPr>
        <w:t xml:space="preserve"> </w:t>
      </w:r>
      <w:r w:rsidR="00B855CF" w:rsidRPr="005010DE">
        <w:rPr>
          <w:szCs w:val="24"/>
        </w:rPr>
        <w:t xml:space="preserve">TI curves for the three wind speed measurements from the example dataset (Cup1, Cup2, RSD). </w:t>
      </w:r>
      <w:r w:rsidR="00315A14">
        <w:rPr>
          <w:szCs w:val="24"/>
        </w:rPr>
        <w:t>These results show that t</w:t>
      </w:r>
      <w:r w:rsidR="00B855CF" w:rsidRPr="005010DE">
        <w:rPr>
          <w:szCs w:val="24"/>
        </w:rPr>
        <w:t>he two cup an</w:t>
      </w:r>
      <w:sdt>
        <w:sdtPr>
          <w:tag w:val="goog_rdk_241"/>
          <w:id w:val="1930222331"/>
        </w:sdtPr>
        <w:sdtContent/>
      </w:sdt>
      <w:r w:rsidR="00B855CF" w:rsidRPr="005010DE">
        <w:rPr>
          <w:szCs w:val="24"/>
        </w:rPr>
        <w:t xml:space="preserve">emometers measure very similar </w:t>
      </w:r>
      <w:r w:rsidR="00691643">
        <w:rPr>
          <w:szCs w:val="24"/>
        </w:rPr>
        <w:t>representative</w:t>
      </w:r>
      <w:r w:rsidR="00691643" w:rsidRPr="005010DE">
        <w:rPr>
          <w:szCs w:val="24"/>
        </w:rPr>
        <w:t xml:space="preserve"> </w:t>
      </w:r>
      <w:r w:rsidR="00B855CF" w:rsidRPr="005010DE">
        <w:rPr>
          <w:szCs w:val="24"/>
        </w:rPr>
        <w:t xml:space="preserve">TI, while </w:t>
      </w:r>
      <w:sdt>
        <w:sdtPr>
          <w:tag w:val="goog_rdk_179"/>
          <w:id w:val="931475604"/>
        </w:sdtPr>
        <w:sdtContent/>
      </w:sdt>
      <w:sdt>
        <w:sdtPr>
          <w:tag w:val="goog_rdk_180"/>
          <w:id w:val="-615054800"/>
        </w:sdtPr>
        <w:sdtContent/>
      </w:sdt>
      <w:sdt>
        <w:sdtPr>
          <w:tag w:val="goog_rdk_181"/>
          <w:id w:val="614562734"/>
        </w:sdtPr>
        <w:sdtContent/>
      </w:sdt>
      <w:r w:rsidR="00B855CF" w:rsidRPr="005010DE">
        <w:rPr>
          <w:szCs w:val="24"/>
        </w:rPr>
        <w:t xml:space="preserve">the lidar reports a higher </w:t>
      </w:r>
      <w:r w:rsidR="00691643">
        <w:rPr>
          <w:szCs w:val="24"/>
        </w:rPr>
        <w:t>representative</w:t>
      </w:r>
      <w:r w:rsidR="00691643" w:rsidRPr="005010DE" w:rsidDel="00691643">
        <w:rPr>
          <w:szCs w:val="24"/>
        </w:rPr>
        <w:t xml:space="preserve"> </w:t>
      </w:r>
      <w:r w:rsidR="00B855CF" w:rsidRPr="005010DE">
        <w:rPr>
          <w:szCs w:val="24"/>
        </w:rPr>
        <w:t>TI</w:t>
      </w:r>
      <w:r w:rsidR="00315A14">
        <w:rPr>
          <w:szCs w:val="24"/>
        </w:rPr>
        <w:t xml:space="preserve"> across all wind speed bins</w:t>
      </w:r>
      <w:r w:rsidR="00B855CF" w:rsidRPr="005010DE">
        <w:rPr>
          <w:szCs w:val="24"/>
        </w:rPr>
        <w:t xml:space="preserve">. Since the </w:t>
      </w:r>
      <w:r w:rsidR="00303140">
        <w:rPr>
          <w:szCs w:val="24"/>
        </w:rPr>
        <w:t>data are</w:t>
      </w:r>
      <w:r w:rsidR="00B855CF" w:rsidRPr="005010DE">
        <w:rPr>
          <w:szCs w:val="24"/>
        </w:rPr>
        <w:t xml:space="preserve"> from the same site and the dataset is concurrent, we can conclude that the measured </w:t>
      </w:r>
      <w:r w:rsidR="00691643">
        <w:rPr>
          <w:szCs w:val="24"/>
        </w:rPr>
        <w:t>representative</w:t>
      </w:r>
      <w:r w:rsidR="00691643" w:rsidRPr="005010DE" w:rsidDel="00691643">
        <w:rPr>
          <w:szCs w:val="24"/>
        </w:rPr>
        <w:t xml:space="preserve"> </w:t>
      </w:r>
      <w:r w:rsidR="00B855CF" w:rsidRPr="005010DE">
        <w:rPr>
          <w:szCs w:val="24"/>
        </w:rPr>
        <w:t xml:space="preserve">TI is dependent on wind speed measurement device. It is </w:t>
      </w:r>
      <w:r w:rsidR="00FE7CA9">
        <w:rPr>
          <w:szCs w:val="24"/>
        </w:rPr>
        <w:t>important</w:t>
      </w:r>
      <w:r w:rsidR="00FE7CA9" w:rsidRPr="005010DE">
        <w:rPr>
          <w:szCs w:val="24"/>
        </w:rPr>
        <w:t xml:space="preserve"> </w:t>
      </w:r>
      <w:r w:rsidR="00B855CF" w:rsidRPr="005010DE">
        <w:rPr>
          <w:szCs w:val="24"/>
        </w:rPr>
        <w:t xml:space="preserve">to </w:t>
      </w:r>
      <w:r w:rsidR="00FE7CA9">
        <w:rPr>
          <w:szCs w:val="24"/>
        </w:rPr>
        <w:t>calculate and evaluate</w:t>
      </w:r>
      <w:r w:rsidR="00FE7CA9" w:rsidRPr="005010DE">
        <w:rPr>
          <w:szCs w:val="24"/>
        </w:rPr>
        <w:t xml:space="preserve"> </w:t>
      </w:r>
      <w:r w:rsidR="00691643">
        <w:rPr>
          <w:szCs w:val="24"/>
        </w:rPr>
        <w:t>representative</w:t>
      </w:r>
      <w:r w:rsidR="00691643" w:rsidRPr="005010DE" w:rsidDel="00691643">
        <w:rPr>
          <w:szCs w:val="24"/>
        </w:rPr>
        <w:t xml:space="preserve"> </w:t>
      </w:r>
      <w:r w:rsidR="00B855CF" w:rsidRPr="005010DE">
        <w:rPr>
          <w:szCs w:val="24"/>
        </w:rPr>
        <w:t>TI across wind speeds</w:t>
      </w:r>
      <w:r w:rsidR="00FE7CA9">
        <w:rPr>
          <w:szCs w:val="24"/>
        </w:rPr>
        <w:t xml:space="preserve"> because it is</w:t>
      </w:r>
      <w:r w:rsidR="00B855CF" w:rsidRPr="005010DE">
        <w:rPr>
          <w:szCs w:val="24"/>
        </w:rPr>
        <w:t xml:space="preserve"> one of the direct inputs to loads model</w:t>
      </w:r>
      <w:r w:rsidR="00FE7CA9">
        <w:rPr>
          <w:szCs w:val="24"/>
        </w:rPr>
        <w:t>s</w:t>
      </w:r>
      <w:r w:rsidR="00B855CF" w:rsidRPr="005010DE">
        <w:rPr>
          <w:szCs w:val="24"/>
        </w:rPr>
        <w:t xml:space="preserve">. </w:t>
      </w:r>
    </w:p>
    <w:p w14:paraId="00000094" w14:textId="7A6A7853" w:rsidR="009E2D3C" w:rsidRPr="005010DE" w:rsidRDefault="000F1CC5">
      <w:pPr>
        <w:spacing w:after="0"/>
        <w:jc w:val="center"/>
        <w:rPr>
          <w:szCs w:val="24"/>
        </w:rPr>
      </w:pPr>
      <w:r>
        <w:rPr>
          <w:noProof/>
          <w:szCs w:val="24"/>
        </w:rPr>
        <w:lastRenderedPageBreak/>
        <w:drawing>
          <wp:inline distT="0" distB="0" distL="0" distR="0" wp14:anchorId="25FD03C2" wp14:editId="04D84F44">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0000095" w14:textId="73AB0C76" w:rsidR="009E2D3C" w:rsidRPr="00053883" w:rsidRDefault="00491D0E" w:rsidP="00053883">
      <w:pPr>
        <w:pStyle w:val="Caption"/>
        <w:jc w:val="center"/>
        <w:rPr>
          <w:i w:val="0"/>
          <w:iCs w:val="0"/>
          <w:color w:val="auto"/>
          <w:sz w:val="24"/>
          <w:szCs w:val="24"/>
        </w:rPr>
      </w:pPr>
      <w:bookmarkStart w:id="33" w:name="_Ref54385337"/>
      <w:r w:rsidRPr="00053883">
        <w:rPr>
          <w:color w:val="auto"/>
          <w:sz w:val="24"/>
          <w:szCs w:val="24"/>
        </w:rPr>
        <w:t xml:space="preserve">Figure </w:t>
      </w:r>
      <w:bookmarkEnd w:id="33"/>
      <w:r w:rsidR="006D6A07">
        <w:rPr>
          <w:color w:val="auto"/>
          <w:sz w:val="24"/>
          <w:szCs w:val="24"/>
        </w:rPr>
        <w:t>10</w:t>
      </w:r>
      <w:r w:rsidR="006D6A07" w:rsidRPr="00053883">
        <w:rPr>
          <w:color w:val="auto"/>
          <w:sz w:val="24"/>
          <w:szCs w:val="24"/>
        </w:rPr>
        <w:t xml:space="preserve"> </w:t>
      </w:r>
      <w:r w:rsidR="00980024">
        <w:rPr>
          <w:color w:val="auto"/>
          <w:sz w:val="24"/>
          <w:szCs w:val="24"/>
        </w:rPr>
        <w:t>Representative</w:t>
      </w:r>
      <w:r w:rsidR="00980024" w:rsidRPr="00053883">
        <w:rPr>
          <w:color w:val="auto"/>
          <w:sz w:val="24"/>
          <w:szCs w:val="24"/>
        </w:rPr>
        <w:t xml:space="preserve"> </w:t>
      </w:r>
      <w:r w:rsidR="00B855CF" w:rsidRPr="00053883">
        <w:rPr>
          <w:color w:val="auto"/>
          <w:sz w:val="24"/>
          <w:szCs w:val="24"/>
        </w:rPr>
        <w:t xml:space="preserve">TI Curves for Cup1, Cup2, and RSD for </w:t>
      </w:r>
      <w:r w:rsidR="00C75473" w:rsidRPr="00053883">
        <w:rPr>
          <w:color w:val="auto"/>
          <w:sz w:val="24"/>
          <w:szCs w:val="24"/>
        </w:rPr>
        <w:t xml:space="preserve">the </w:t>
      </w:r>
      <w:r w:rsidR="00B855CF" w:rsidRPr="00053883">
        <w:rPr>
          <w:color w:val="auto"/>
          <w:sz w:val="24"/>
          <w:szCs w:val="24"/>
        </w:rPr>
        <w:t>Example Dataset</w:t>
      </w:r>
    </w:p>
    <w:p w14:paraId="00000096" w14:textId="33E6B3B2" w:rsidR="009E2D3C" w:rsidRPr="005010DE" w:rsidRDefault="00B855CF">
      <w:pPr>
        <w:jc w:val="both"/>
        <w:rPr>
          <w:szCs w:val="24"/>
        </w:rPr>
      </w:pPr>
      <w:r w:rsidRPr="005010DE">
        <w:rPr>
          <w:szCs w:val="24"/>
        </w:rPr>
        <w:t xml:space="preserve">In addition, it is </w:t>
      </w:r>
      <w:r w:rsidR="00FE7CA9">
        <w:rPr>
          <w:szCs w:val="24"/>
        </w:rPr>
        <w:t>important</w:t>
      </w:r>
      <w:r w:rsidR="00FE7CA9" w:rsidRPr="005010DE">
        <w:rPr>
          <w:szCs w:val="24"/>
        </w:rPr>
        <w:t xml:space="preserve"> </w:t>
      </w:r>
      <w:r w:rsidRPr="005010DE">
        <w:rPr>
          <w:szCs w:val="24"/>
        </w:rPr>
        <w:t xml:space="preserve">to evaluate the difference in concurrent </w:t>
      </w:r>
      <w:r w:rsidR="00691643">
        <w:rPr>
          <w:szCs w:val="24"/>
        </w:rPr>
        <w:t>c</w:t>
      </w:r>
      <w:r w:rsidRPr="005010DE">
        <w:rPr>
          <w:szCs w:val="24"/>
        </w:rPr>
        <w:t xml:space="preserve">up and RSD </w:t>
      </w:r>
      <w:r w:rsidR="00691643">
        <w:rPr>
          <w:szCs w:val="24"/>
        </w:rPr>
        <w:t>r</w:t>
      </w:r>
      <w:r w:rsidR="00980024">
        <w:rPr>
          <w:szCs w:val="24"/>
        </w:rPr>
        <w:t>epresentative</w:t>
      </w:r>
      <w:r w:rsidR="00980024" w:rsidRPr="005010DE">
        <w:rPr>
          <w:szCs w:val="24"/>
        </w:rPr>
        <w:t xml:space="preserve"> </w:t>
      </w:r>
      <w:r w:rsidRPr="005010DE">
        <w:rPr>
          <w:szCs w:val="24"/>
        </w:rPr>
        <w:t xml:space="preserve">TI curves. </w:t>
      </w:r>
      <w:sdt>
        <w:sdtPr>
          <w:tag w:val="goog_rdk_93"/>
          <w:id w:val="-1946679090"/>
        </w:sdtPr>
        <w:sdtContent/>
      </w:sdt>
      <w:r w:rsidR="004B06FF" w:rsidRPr="00ED15DE">
        <w:rPr>
          <w:szCs w:val="24"/>
        </w:rPr>
        <w:fldChar w:fldCharType="begin"/>
      </w:r>
      <w:r w:rsidR="004B06FF" w:rsidRPr="00ED15DE">
        <w:instrText xml:space="preserve"> REF _Ref54385380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FE7CA9" w:rsidRPr="00053883">
        <w:rPr>
          <w:szCs w:val="24"/>
        </w:rPr>
        <w:t xml:space="preserve">Figure </w:t>
      </w:r>
      <w:r w:rsidR="00FE7CA9">
        <w:rPr>
          <w:noProof/>
          <w:szCs w:val="24"/>
        </w:rPr>
        <w:t>1</w:t>
      </w:r>
      <w:r w:rsidR="004B06FF" w:rsidRPr="00ED15DE">
        <w:rPr>
          <w:szCs w:val="24"/>
        </w:rPr>
        <w:fldChar w:fldCharType="end"/>
      </w:r>
      <w:r w:rsidR="00FE7CA9">
        <w:rPr>
          <w:szCs w:val="24"/>
        </w:rPr>
        <w:t>1</w:t>
      </w:r>
      <w:r w:rsidRPr="00ED15DE">
        <w:rPr>
          <w:szCs w:val="24"/>
        </w:rPr>
        <w:t xml:space="preserve"> below</w:t>
      </w:r>
      <w:r w:rsidRPr="005010DE">
        <w:rPr>
          <w:szCs w:val="24"/>
        </w:rPr>
        <w:t xml:space="preserve"> shows the difference between the </w:t>
      </w:r>
      <w:r w:rsidR="00980024">
        <w:rPr>
          <w:szCs w:val="24"/>
        </w:rPr>
        <w:t>representative</w:t>
      </w:r>
      <w:r w:rsidR="00980024" w:rsidRPr="005010DE">
        <w:rPr>
          <w:szCs w:val="24"/>
        </w:rPr>
        <w:t xml:space="preserve"> </w:t>
      </w:r>
      <w:r w:rsidRPr="005010DE">
        <w:rPr>
          <w:szCs w:val="24"/>
        </w:rPr>
        <w:t xml:space="preserve">TI </w:t>
      </w:r>
      <w:r w:rsidR="00FE7CA9">
        <w:rPr>
          <w:szCs w:val="24"/>
        </w:rPr>
        <w:t>value in each bin</w:t>
      </w:r>
      <w:r w:rsidR="00FE7CA9" w:rsidRPr="005010DE">
        <w:rPr>
          <w:szCs w:val="24"/>
        </w:rPr>
        <w:t xml:space="preserve"> </w:t>
      </w:r>
      <w:r w:rsidRPr="005010DE">
        <w:rPr>
          <w:szCs w:val="24"/>
        </w:rPr>
        <w:t xml:space="preserve">for the example dataset, again using Cup1 as the reference measurement. </w:t>
      </w:r>
    </w:p>
    <w:p w14:paraId="00000097" w14:textId="0F0894AE" w:rsidR="009E2D3C" w:rsidRDefault="009E2D3C">
      <w:pPr>
        <w:jc w:val="center"/>
        <w:rPr>
          <w:szCs w:val="24"/>
        </w:rPr>
      </w:pPr>
    </w:p>
    <w:p w14:paraId="3E183033" w14:textId="7F356727" w:rsidR="000F1CC5" w:rsidRPr="005010DE" w:rsidRDefault="000F1CC5">
      <w:pPr>
        <w:jc w:val="center"/>
        <w:rPr>
          <w:szCs w:val="24"/>
        </w:rPr>
      </w:pPr>
      <w:r>
        <w:rPr>
          <w:noProof/>
          <w:szCs w:val="24"/>
        </w:rPr>
        <w:drawing>
          <wp:inline distT="0" distB="0" distL="0" distR="0" wp14:anchorId="39FD84FB" wp14:editId="75880BB0">
            <wp:extent cx="5939790" cy="29660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0000098" w14:textId="308145E8" w:rsidR="009E2D3C" w:rsidRPr="00053883" w:rsidRDefault="00491D0E" w:rsidP="00053883">
      <w:pPr>
        <w:pStyle w:val="Caption"/>
        <w:jc w:val="center"/>
        <w:rPr>
          <w:color w:val="auto"/>
          <w:sz w:val="24"/>
          <w:szCs w:val="24"/>
        </w:rPr>
      </w:pPr>
      <w:bookmarkStart w:id="34" w:name="_Ref54385380"/>
      <w:r w:rsidRPr="00053883">
        <w:rPr>
          <w:color w:val="auto"/>
          <w:sz w:val="24"/>
          <w:szCs w:val="24"/>
        </w:rPr>
        <w:t xml:space="preserve">Figure </w:t>
      </w:r>
      <w:r w:rsidRPr="00053883">
        <w:rPr>
          <w:color w:val="auto"/>
          <w:sz w:val="24"/>
          <w:szCs w:val="24"/>
        </w:rPr>
        <w:fldChar w:fldCharType="begin"/>
      </w:r>
      <w:r w:rsidRPr="00053883">
        <w:rPr>
          <w:color w:val="auto"/>
          <w:sz w:val="24"/>
          <w:szCs w:val="24"/>
        </w:rPr>
        <w:instrText xml:space="preserve"> SEQ Figure \* ARABIC </w:instrText>
      </w:r>
      <w:r w:rsidRPr="00053883">
        <w:rPr>
          <w:color w:val="auto"/>
          <w:sz w:val="24"/>
          <w:szCs w:val="24"/>
        </w:rPr>
        <w:fldChar w:fldCharType="separate"/>
      </w:r>
      <w:r w:rsidR="006F2451">
        <w:rPr>
          <w:noProof/>
          <w:color w:val="auto"/>
          <w:sz w:val="24"/>
          <w:szCs w:val="24"/>
        </w:rPr>
        <w:t>1</w:t>
      </w:r>
      <w:r w:rsidRPr="00053883">
        <w:rPr>
          <w:color w:val="auto"/>
          <w:sz w:val="24"/>
          <w:szCs w:val="24"/>
        </w:rPr>
        <w:fldChar w:fldCharType="end"/>
      </w:r>
      <w:bookmarkEnd w:id="34"/>
      <w:r w:rsidR="00FE7CA9">
        <w:rPr>
          <w:color w:val="auto"/>
          <w:sz w:val="24"/>
          <w:szCs w:val="24"/>
        </w:rPr>
        <w:t>1</w:t>
      </w:r>
      <w:sdt>
        <w:sdtPr>
          <w:rPr>
            <w:color w:val="auto"/>
            <w:sz w:val="24"/>
            <w:szCs w:val="24"/>
          </w:rPr>
          <w:tag w:val="goog_rdk_95"/>
          <w:id w:val="1152949629"/>
        </w:sdtPr>
        <w:sdtContent/>
      </w:sdt>
      <w:sdt>
        <w:sdtPr>
          <w:rPr>
            <w:color w:val="auto"/>
            <w:sz w:val="24"/>
            <w:szCs w:val="24"/>
          </w:rPr>
          <w:tag w:val="goog_rdk_96"/>
          <w:id w:val="647095357"/>
        </w:sdtPr>
        <w:sdtContent/>
      </w:sdt>
      <w:r w:rsidR="00B855CF" w:rsidRPr="00053883">
        <w:rPr>
          <w:color w:val="auto"/>
          <w:sz w:val="24"/>
          <w:szCs w:val="24"/>
        </w:rPr>
        <w:t xml:space="preserve"> </w:t>
      </w:r>
      <w:r w:rsidR="00980024">
        <w:rPr>
          <w:color w:val="auto"/>
          <w:sz w:val="24"/>
          <w:szCs w:val="24"/>
        </w:rPr>
        <w:t xml:space="preserve">Representative </w:t>
      </w:r>
      <w:r w:rsidR="00B855CF" w:rsidRPr="00053883">
        <w:rPr>
          <w:color w:val="auto"/>
          <w:sz w:val="24"/>
          <w:szCs w:val="24"/>
        </w:rPr>
        <w:t xml:space="preserve">TI Difference for </w:t>
      </w:r>
      <w:r w:rsidR="00C75473" w:rsidRPr="00053883">
        <w:rPr>
          <w:color w:val="auto"/>
          <w:sz w:val="24"/>
          <w:szCs w:val="24"/>
        </w:rPr>
        <w:t xml:space="preserve">the </w:t>
      </w:r>
      <w:r w:rsidR="00B855CF" w:rsidRPr="00053883">
        <w:rPr>
          <w:color w:val="auto"/>
          <w:sz w:val="24"/>
          <w:szCs w:val="24"/>
        </w:rPr>
        <w:t>Example Dataset</w:t>
      </w:r>
    </w:p>
    <w:p w14:paraId="00000099" w14:textId="77777777" w:rsidR="009E2D3C" w:rsidRPr="005010DE" w:rsidRDefault="00B855CF">
      <w:pPr>
        <w:rPr>
          <w:szCs w:val="24"/>
        </w:rPr>
      </w:pPr>
      <w:r w:rsidRPr="005010DE">
        <w:br w:type="page"/>
      </w:r>
    </w:p>
    <w:p w14:paraId="0000009A" w14:textId="7FE969C7" w:rsidR="009E2D3C" w:rsidRPr="00053883" w:rsidRDefault="00B855CF" w:rsidP="004E6520">
      <w:pPr>
        <w:pStyle w:val="Heading2"/>
      </w:pPr>
      <w:bookmarkStart w:id="35" w:name="_Toc59575318"/>
      <w:r w:rsidRPr="00053883">
        <w:lastRenderedPageBreak/>
        <w:t>Benchmarking Results</w:t>
      </w:r>
      <w:bookmarkEnd w:id="35"/>
      <w:r w:rsidRPr="00053883">
        <w:t xml:space="preserve"> </w:t>
      </w:r>
    </w:p>
    <w:p w14:paraId="0000009B" w14:textId="7F9F4F73" w:rsidR="009E2D3C" w:rsidRPr="00053883" w:rsidRDefault="00B855CF" w:rsidP="004E6520">
      <w:pPr>
        <w:pStyle w:val="Heading3"/>
        <w:rPr>
          <w:rFonts w:eastAsia="Calibri"/>
        </w:rPr>
      </w:pPr>
      <w:bookmarkStart w:id="36" w:name="_Toc59575319"/>
      <w:r w:rsidRPr="00053883">
        <w:rPr>
          <w:rFonts w:eastAsia="Calibri"/>
        </w:rPr>
        <w:t>Aggregated TI MBE</w:t>
      </w:r>
      <w:bookmarkEnd w:id="36"/>
      <w:r w:rsidRPr="00053883">
        <w:rPr>
          <w:rFonts w:eastAsia="Calibri"/>
        </w:rPr>
        <w:t xml:space="preserve"> </w:t>
      </w:r>
    </w:p>
    <w:p w14:paraId="0000009C" w14:textId="1D346576" w:rsidR="009E2D3C" w:rsidRPr="00ED15DE" w:rsidRDefault="006059DE">
      <w:pPr>
        <w:jc w:val="both"/>
        <w:rPr>
          <w:szCs w:val="24"/>
        </w:rPr>
      </w:pPr>
      <w:r>
        <w:rPr>
          <w:szCs w:val="24"/>
        </w:rPr>
        <w:t>For the comprehensive results of the benchmarking exercise,</w:t>
      </w:r>
      <w:r w:rsidR="00B855CF" w:rsidRPr="005010DE">
        <w:rPr>
          <w:szCs w:val="24"/>
        </w:rPr>
        <w:t xml:space="preserve"> </w:t>
      </w:r>
      <w:r>
        <w:rPr>
          <w:szCs w:val="24"/>
        </w:rPr>
        <w:t xml:space="preserve">all </w:t>
      </w:r>
      <w:r w:rsidR="00B855CF" w:rsidRPr="005010DE">
        <w:rPr>
          <w:szCs w:val="24"/>
        </w:rPr>
        <w:t>35 datasets compiled by the CFARS S</w:t>
      </w:r>
      <w:r w:rsidR="00E320EB" w:rsidRPr="005010DE">
        <w:rPr>
          <w:szCs w:val="24"/>
        </w:rPr>
        <w:t xml:space="preserve">ite </w:t>
      </w:r>
      <w:r w:rsidR="00B855CF" w:rsidRPr="005010DE">
        <w:rPr>
          <w:szCs w:val="24"/>
        </w:rPr>
        <w:t>S</w:t>
      </w:r>
      <w:r w:rsidR="00E320EB" w:rsidRPr="005010DE">
        <w:rPr>
          <w:szCs w:val="24"/>
        </w:rPr>
        <w:t>uitability</w:t>
      </w:r>
      <w:r w:rsidR="00B855CF" w:rsidRPr="005010DE">
        <w:rPr>
          <w:szCs w:val="24"/>
        </w:rPr>
        <w:t xml:space="preserve"> su</w:t>
      </w:r>
      <w:sdt>
        <w:sdtPr>
          <w:tag w:val="goog_rdk_190"/>
          <w:id w:val="1205134769"/>
        </w:sdtPr>
        <w:sdtContent/>
      </w:sdt>
      <w:sdt>
        <w:sdtPr>
          <w:tag w:val="goog_rdk_191"/>
          <w:id w:val="624741122"/>
        </w:sdtPr>
        <w:sdtContent/>
      </w:sdt>
      <w:sdt>
        <w:sdtPr>
          <w:tag w:val="goog_rdk_192"/>
          <w:id w:val="2140597253"/>
        </w:sdtPr>
        <w:sdtContent/>
      </w:sdt>
      <w:sdt>
        <w:sdtPr>
          <w:tag w:val="goog_rdk_193"/>
          <w:id w:val="-415011900"/>
        </w:sdtPr>
        <w:sdtContent/>
      </w:sdt>
      <w:sdt>
        <w:sdtPr>
          <w:tag w:val="goog_rdk_194"/>
          <w:id w:val="-1771156502"/>
        </w:sdtPr>
        <w:sdtContent/>
      </w:sdt>
      <w:sdt>
        <w:sdtPr>
          <w:tag w:val="goog_rdk_195"/>
          <w:id w:val="-1608959488"/>
        </w:sdtPr>
        <w:sdtContent/>
      </w:sdt>
      <w:r w:rsidR="00B855CF" w:rsidRPr="005010DE">
        <w:rPr>
          <w:szCs w:val="24"/>
        </w:rPr>
        <w:t xml:space="preserve">bgroup </w:t>
      </w:r>
      <w:r>
        <w:rPr>
          <w:szCs w:val="24"/>
        </w:rPr>
        <w:t xml:space="preserve">were leveraged </w:t>
      </w:r>
      <w:r w:rsidR="00B855CF" w:rsidRPr="005010DE">
        <w:rPr>
          <w:szCs w:val="24"/>
        </w:rPr>
        <w:t xml:space="preserve">to understand the </w:t>
      </w:r>
      <w:r w:rsidR="00B855CF" w:rsidRPr="005010DE">
        <w:rPr>
          <w:i/>
          <w:szCs w:val="24"/>
        </w:rPr>
        <w:t>magnitude</w:t>
      </w:r>
      <w:r w:rsidR="00B855CF" w:rsidRPr="005010DE">
        <w:rPr>
          <w:szCs w:val="24"/>
        </w:rPr>
        <w:t xml:space="preserve"> of concurrent TI measurements’ MBE (i.e., difference or accuracy), and RMSE (i.e., precision or repeatability) and </w:t>
      </w:r>
      <w:r>
        <w:rPr>
          <w:szCs w:val="24"/>
        </w:rPr>
        <w:t>the dependence of these metrics on sensor type</w:t>
      </w:r>
      <w:r w:rsidR="00B855CF" w:rsidRPr="00ED15DE">
        <w:rPr>
          <w:szCs w:val="24"/>
        </w:rPr>
        <w:t>.</w:t>
      </w:r>
      <w:r w:rsidR="00014670">
        <w:rPr>
          <w:szCs w:val="24"/>
        </w:rPr>
        <w:t xml:space="preserve"> </w:t>
      </w:r>
      <w:r>
        <w:rPr>
          <w:szCs w:val="24"/>
        </w:rPr>
        <w:t>Each</w:t>
      </w:r>
      <w:r w:rsidR="00B855CF" w:rsidRPr="00ED15DE">
        <w:rPr>
          <w:szCs w:val="24"/>
        </w:rPr>
        <w:t xml:space="preserve"> project has a</w:t>
      </w:r>
      <w:r>
        <w:rPr>
          <w:szCs w:val="24"/>
        </w:rPr>
        <w:t>n associated</w:t>
      </w:r>
      <w:r w:rsidR="00B855CF" w:rsidRPr="00ED15DE">
        <w:rPr>
          <w:szCs w:val="24"/>
        </w:rPr>
        <w:t xml:space="preserve"> TI MBE curve for </w:t>
      </w:r>
      <w:r>
        <w:rPr>
          <w:szCs w:val="24"/>
        </w:rPr>
        <w:t xml:space="preserve">the </w:t>
      </w:r>
      <w:r w:rsidR="00B855CF" w:rsidRPr="00ED15DE">
        <w:rPr>
          <w:szCs w:val="24"/>
        </w:rPr>
        <w:t>Cu</w:t>
      </w:r>
      <w:sdt>
        <w:sdtPr>
          <w:tag w:val="goog_rdk_102"/>
          <w:id w:val="-1705093756"/>
        </w:sdtPr>
        <w:sdtContent/>
      </w:sdt>
      <w:r w:rsidR="00B855CF" w:rsidRPr="00ED15DE">
        <w:rPr>
          <w:szCs w:val="24"/>
        </w:rPr>
        <w:t>p2Cup</w:t>
      </w:r>
      <w:r>
        <w:rPr>
          <w:szCs w:val="24"/>
        </w:rPr>
        <w:t xml:space="preserve"> comparison</w:t>
      </w:r>
      <w:r w:rsidR="00B855CF" w:rsidRPr="00ED15DE">
        <w:rPr>
          <w:szCs w:val="24"/>
        </w:rPr>
        <w:t xml:space="preserve">, and all but six projects have </w:t>
      </w:r>
      <w:r w:rsidR="004D1A4B">
        <w:rPr>
          <w:szCs w:val="24"/>
        </w:rPr>
        <w:t>an associated TI MBE curve for the</w:t>
      </w:r>
      <w:r w:rsidR="00B855CF" w:rsidRPr="00ED15DE">
        <w:rPr>
          <w:szCs w:val="24"/>
        </w:rPr>
        <w:t xml:space="preserve"> RSD2Cup c</w:t>
      </w:r>
      <w:r w:rsidR="004D1A4B">
        <w:rPr>
          <w:szCs w:val="24"/>
        </w:rPr>
        <w:t>omparison</w:t>
      </w:r>
      <w:r w:rsidR="00B855CF" w:rsidRPr="00ED15DE">
        <w:rPr>
          <w:szCs w:val="24"/>
        </w:rPr>
        <w:t xml:space="preserve">. </w:t>
      </w:r>
    </w:p>
    <w:p w14:paraId="0000009D" w14:textId="6A38CA07" w:rsidR="009E2D3C" w:rsidRPr="005010DE" w:rsidRDefault="0053223B">
      <w:pPr>
        <w:jc w:val="both"/>
        <w:rPr>
          <w:szCs w:val="24"/>
        </w:rPr>
      </w:pPr>
      <w:sdt>
        <w:sdtPr>
          <w:tag w:val="goog_rdk_103"/>
          <w:id w:val="-39678191"/>
        </w:sdtPr>
        <w:sdtContent/>
      </w:sdt>
      <w:r w:rsidR="004B06FF" w:rsidRPr="00ED15DE">
        <w:rPr>
          <w:szCs w:val="24"/>
        </w:rPr>
        <w:fldChar w:fldCharType="begin"/>
      </w:r>
      <w:r w:rsidR="004B06FF" w:rsidRPr="00ED15DE">
        <w:instrText xml:space="preserve"> REF _Ref54385441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4D1A4B" w:rsidRPr="00053883">
        <w:rPr>
          <w:szCs w:val="24"/>
        </w:rPr>
        <w:t xml:space="preserve">Figure </w:t>
      </w:r>
      <w:r w:rsidR="004B06FF" w:rsidRPr="00ED15DE">
        <w:rPr>
          <w:szCs w:val="24"/>
        </w:rPr>
        <w:fldChar w:fldCharType="end"/>
      </w:r>
      <w:r w:rsidR="004D1A4B">
        <w:rPr>
          <w:szCs w:val="24"/>
        </w:rPr>
        <w:t>12</w:t>
      </w:r>
      <w:r w:rsidR="00B855CF" w:rsidRPr="00ED15DE">
        <w:rPr>
          <w:szCs w:val="24"/>
        </w:rPr>
        <w:t xml:space="preserve"> below shows the </w:t>
      </w:r>
      <w:r w:rsidR="00B855CF" w:rsidRPr="005010DE">
        <w:rPr>
          <w:szCs w:val="24"/>
        </w:rPr>
        <w:t>TI MBE curve for each project as individual li</w:t>
      </w:r>
      <w:sdt>
        <w:sdtPr>
          <w:tag w:val="goog_rdk_141"/>
          <w:id w:val="-748727307"/>
        </w:sdtPr>
        <w:sdtContent/>
      </w:sdt>
      <w:sdt>
        <w:sdtPr>
          <w:tag w:val="goog_rdk_142"/>
          <w:id w:val="680246377"/>
        </w:sdtPr>
        <w:sdtContent/>
      </w:sdt>
      <w:r w:rsidR="00B855CF" w:rsidRPr="005010DE">
        <w:rPr>
          <w:szCs w:val="24"/>
        </w:rPr>
        <w:t>nes in the light color, and the binned average T</w:t>
      </w:r>
      <w:sdt>
        <w:sdtPr>
          <w:tag w:val="goog_rdk_164"/>
          <w:id w:val="-1529877445"/>
        </w:sdtPr>
        <w:sdtContent/>
      </w:sdt>
      <w:r w:rsidR="00B855CF" w:rsidRPr="005010DE">
        <w:rPr>
          <w:szCs w:val="24"/>
        </w:rPr>
        <w:t xml:space="preserve">I MBE across the entire CFARS dataset (i.e., </w:t>
      </w:r>
      <w:r w:rsidR="00B855CF" w:rsidRPr="005010DE">
        <w:rPr>
          <w:b/>
          <w:szCs w:val="24"/>
        </w:rPr>
        <w:t>Aggrega</w:t>
      </w:r>
      <w:sdt>
        <w:sdtPr>
          <w:tag w:val="goog_rdk_238"/>
          <w:id w:val="934103131"/>
        </w:sdtPr>
        <w:sdtContent/>
      </w:sdt>
      <w:r w:rsidR="00B855CF" w:rsidRPr="005010DE">
        <w:rPr>
          <w:b/>
          <w:szCs w:val="24"/>
        </w:rPr>
        <w:t>ted TI MBE</w:t>
      </w:r>
      <w:r w:rsidR="00B855CF" w:rsidRPr="005010DE">
        <w:rPr>
          <w:szCs w:val="24"/>
        </w:rPr>
        <w:t>) in the dark</w:t>
      </w:r>
      <w:r w:rsidR="004D1A4B">
        <w:rPr>
          <w:szCs w:val="24"/>
        </w:rPr>
        <w:t>er</w:t>
      </w:r>
      <w:r w:rsidR="00B855CF" w:rsidRPr="005010DE">
        <w:rPr>
          <w:szCs w:val="24"/>
        </w:rPr>
        <w:t xml:space="preserve"> color. </w:t>
      </w:r>
      <w:r w:rsidR="004D1A4B">
        <w:t>The</w:t>
      </w:r>
      <w:r w:rsidR="00B855CF" w:rsidRPr="005010DE">
        <w:rPr>
          <w:szCs w:val="24"/>
        </w:rPr>
        <w:t xml:space="preserve"> example dataset represents </w:t>
      </w:r>
      <w:r w:rsidR="004D1A4B">
        <w:rPr>
          <w:szCs w:val="24"/>
        </w:rPr>
        <w:t xml:space="preserve">just </w:t>
      </w:r>
      <w:r w:rsidR="00B855CF" w:rsidRPr="005010DE">
        <w:rPr>
          <w:szCs w:val="24"/>
        </w:rPr>
        <w:t xml:space="preserve">one of the individual </w:t>
      </w:r>
      <w:proofErr w:type="gramStart"/>
      <w:r w:rsidR="004D1A4B">
        <w:rPr>
          <w:szCs w:val="24"/>
        </w:rPr>
        <w:t>light colored</w:t>
      </w:r>
      <w:proofErr w:type="gramEnd"/>
      <w:r w:rsidR="004D1A4B" w:rsidRPr="005010DE">
        <w:rPr>
          <w:szCs w:val="24"/>
        </w:rPr>
        <w:t xml:space="preserve"> lines</w:t>
      </w:r>
      <w:r w:rsidR="00B855CF" w:rsidRPr="005010DE">
        <w:rPr>
          <w:szCs w:val="24"/>
        </w:rPr>
        <w:t>. Because not all projects have data for every wind speed bin, the project coun</w:t>
      </w:r>
      <w:sdt>
        <w:sdtPr>
          <w:tag w:val="goog_rdk_133"/>
          <w:id w:val="-754428618"/>
        </w:sdtPr>
        <w:sdtContent/>
      </w:sdt>
      <w:r w:rsidR="00B855CF" w:rsidRPr="005010DE">
        <w:rPr>
          <w:szCs w:val="24"/>
        </w:rPr>
        <w:t xml:space="preserve">t included in the average for the aggregated result varies by wind speed. In other words, the Aggregated TI MBE is calculated as the average across all projects </w:t>
      </w:r>
      <w:r w:rsidR="00B855CF" w:rsidRPr="005010DE">
        <w:rPr>
          <w:i/>
          <w:szCs w:val="24"/>
        </w:rPr>
        <w:t>with available data in that bin</w:t>
      </w:r>
      <w:r w:rsidR="00B855CF" w:rsidRPr="005010DE">
        <w:rPr>
          <w:szCs w:val="24"/>
        </w:rPr>
        <w:t>.</w:t>
      </w:r>
      <w:r w:rsidR="00014670">
        <w:rPr>
          <w:szCs w:val="24"/>
        </w:rPr>
        <w:t xml:space="preserve"> </w:t>
      </w:r>
    </w:p>
    <w:p w14:paraId="0000009E" w14:textId="18F50E50" w:rsidR="009E2D3C" w:rsidRPr="005010DE" w:rsidRDefault="007C4F97">
      <w:pPr>
        <w:spacing w:after="0"/>
        <w:rPr>
          <w:szCs w:val="24"/>
        </w:rPr>
      </w:pPr>
      <w:r>
        <w:rPr>
          <w:noProof/>
          <w:szCs w:val="24"/>
        </w:rPr>
        <w:drawing>
          <wp:inline distT="0" distB="0" distL="0" distR="0" wp14:anchorId="24C200DF" wp14:editId="06DB150E">
            <wp:extent cx="5937885" cy="19062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885" cy="1906270"/>
                    </a:xfrm>
                    <a:prstGeom prst="rect">
                      <a:avLst/>
                    </a:prstGeom>
                    <a:noFill/>
                    <a:ln>
                      <a:noFill/>
                    </a:ln>
                  </pic:spPr>
                </pic:pic>
              </a:graphicData>
            </a:graphic>
          </wp:inline>
        </w:drawing>
      </w:r>
    </w:p>
    <w:p w14:paraId="0000009F" w14:textId="35EFB354" w:rsidR="009E2D3C" w:rsidRPr="00053883" w:rsidRDefault="00491D0E" w:rsidP="00053883">
      <w:pPr>
        <w:pStyle w:val="Caption"/>
        <w:jc w:val="center"/>
        <w:rPr>
          <w:i w:val="0"/>
          <w:iCs w:val="0"/>
          <w:color w:val="auto"/>
          <w:sz w:val="24"/>
          <w:szCs w:val="24"/>
          <w:vertAlign w:val="superscript"/>
        </w:rPr>
      </w:pPr>
      <w:bookmarkStart w:id="37" w:name="_Ref54385441"/>
      <w:r w:rsidRPr="00053883">
        <w:rPr>
          <w:color w:val="auto"/>
          <w:sz w:val="24"/>
          <w:szCs w:val="24"/>
        </w:rPr>
        <w:t xml:space="preserve">Figure </w:t>
      </w:r>
      <w:bookmarkEnd w:id="37"/>
      <w:r w:rsidR="004D1A4B">
        <w:rPr>
          <w:color w:val="auto"/>
          <w:sz w:val="24"/>
          <w:szCs w:val="24"/>
        </w:rPr>
        <w:t>12</w:t>
      </w:r>
      <w:r w:rsidR="004D1A4B" w:rsidRPr="00053883">
        <w:rPr>
          <w:color w:val="auto"/>
          <w:sz w:val="24"/>
          <w:szCs w:val="24"/>
        </w:rPr>
        <w:t xml:space="preserve"> </w:t>
      </w:r>
      <w:r w:rsidR="00B855CF" w:rsidRPr="00053883">
        <w:rPr>
          <w:color w:val="auto"/>
          <w:sz w:val="24"/>
          <w:szCs w:val="24"/>
        </w:rPr>
        <w:t>Individual Project and Aggregated TI MBE for Cup2Cup, Lidar2Cup, and Sodar2Cup</w:t>
      </w:r>
      <w:bookmarkStart w:id="38" w:name="_Ref55909154"/>
      <w:r w:rsidR="004B2DE0">
        <w:rPr>
          <w:rStyle w:val="FootnoteReference"/>
          <w:color w:val="auto"/>
          <w:sz w:val="24"/>
          <w:szCs w:val="24"/>
        </w:rPr>
        <w:footnoteReference w:id="6"/>
      </w:r>
      <w:bookmarkEnd w:id="38"/>
    </w:p>
    <w:p w14:paraId="41FF6276" w14:textId="77777777" w:rsidR="00ED7870" w:rsidRDefault="00ED7870">
      <w:pPr>
        <w:rPr>
          <w:szCs w:val="24"/>
        </w:rPr>
      </w:pPr>
      <w:r>
        <w:rPr>
          <w:szCs w:val="24"/>
        </w:rPr>
        <w:br w:type="page"/>
      </w:r>
    </w:p>
    <w:p w14:paraId="000000A1" w14:textId="05E66D81" w:rsidR="009E2D3C" w:rsidRPr="005010DE" w:rsidRDefault="00B855CF">
      <w:pPr>
        <w:jc w:val="both"/>
        <w:rPr>
          <w:szCs w:val="24"/>
        </w:rPr>
      </w:pPr>
      <w:r w:rsidRPr="005010DE">
        <w:rPr>
          <w:szCs w:val="24"/>
        </w:rPr>
        <w:lastRenderedPageBreak/>
        <w:t xml:space="preserve">In </w:t>
      </w:r>
      <w:sdt>
        <w:sdtPr>
          <w:tag w:val="goog_rdk_106"/>
          <w:id w:val="-171562490"/>
        </w:sdtPr>
        <w:sdtContent/>
      </w:sdt>
      <w:r w:rsidR="004B06FF" w:rsidRPr="00ED15DE">
        <w:rPr>
          <w:szCs w:val="24"/>
        </w:rPr>
        <w:fldChar w:fldCharType="begin"/>
      </w:r>
      <w:r w:rsidR="004B06FF" w:rsidRPr="00ED15DE">
        <w:instrText xml:space="preserve"> REF _Ref54385465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4D1A4B" w:rsidRPr="00053883">
        <w:rPr>
          <w:szCs w:val="24"/>
        </w:rPr>
        <w:t xml:space="preserve">Figure </w:t>
      </w:r>
      <w:r w:rsidR="004D1A4B">
        <w:rPr>
          <w:noProof/>
          <w:szCs w:val="24"/>
        </w:rPr>
        <w:t>1</w:t>
      </w:r>
      <w:r w:rsidR="004B06FF" w:rsidRPr="00ED15DE">
        <w:rPr>
          <w:szCs w:val="24"/>
        </w:rPr>
        <w:fldChar w:fldCharType="end"/>
      </w:r>
      <w:r w:rsidR="004D1A4B">
        <w:rPr>
          <w:szCs w:val="24"/>
        </w:rPr>
        <w:t>3</w:t>
      </w:r>
      <w:r w:rsidRPr="00ED15DE">
        <w:rPr>
          <w:szCs w:val="24"/>
        </w:rPr>
        <w:t xml:space="preserve">, </w:t>
      </w:r>
      <w:r w:rsidR="004D1A4B">
        <w:rPr>
          <w:szCs w:val="24"/>
        </w:rPr>
        <w:t>t</w:t>
      </w:r>
      <w:r w:rsidRPr="00ED15DE">
        <w:rPr>
          <w:szCs w:val="24"/>
        </w:rPr>
        <w:t>he same aggregated results as above</w:t>
      </w:r>
      <w:r w:rsidR="004D1A4B">
        <w:rPr>
          <w:szCs w:val="24"/>
        </w:rPr>
        <w:t xml:space="preserve"> are shown</w:t>
      </w:r>
      <w:r w:rsidRPr="00ED15DE">
        <w:rPr>
          <w:szCs w:val="24"/>
        </w:rPr>
        <w:t>, now on the same axis</w:t>
      </w:r>
      <w:sdt>
        <w:sdtPr>
          <w:tag w:val="goog_rdk_134"/>
          <w:id w:val="1908496855"/>
        </w:sdtPr>
        <w:sdtContent/>
      </w:sdt>
      <w:r w:rsidRPr="00ED15DE">
        <w:rPr>
          <w:szCs w:val="24"/>
        </w:rPr>
        <w:t xml:space="preserve">. </w:t>
      </w:r>
      <w:r w:rsidRPr="00053883">
        <w:rPr>
          <w:szCs w:val="24"/>
        </w:rPr>
        <w:t>This plot shows the first</w:t>
      </w:r>
      <w:r w:rsidRPr="005010DE">
        <w:rPr>
          <w:i/>
          <w:szCs w:val="24"/>
        </w:rPr>
        <w:t xml:space="preserve"> </w:t>
      </w:r>
      <w:r w:rsidR="004D1A4B">
        <w:rPr>
          <w:i/>
          <w:szCs w:val="24"/>
        </w:rPr>
        <w:t xml:space="preserve">summary of </w:t>
      </w:r>
      <w:r w:rsidRPr="005010DE">
        <w:rPr>
          <w:i/>
          <w:szCs w:val="24"/>
        </w:rPr>
        <w:t>key result from the benchmarking</w:t>
      </w:r>
      <w:r w:rsidR="004D1A4B">
        <w:rPr>
          <w:i/>
          <w:szCs w:val="24"/>
        </w:rPr>
        <w:t xml:space="preserve"> </w:t>
      </w:r>
      <w:proofErr w:type="spellStart"/>
      <w:r w:rsidR="004D1A4B">
        <w:rPr>
          <w:i/>
          <w:szCs w:val="24"/>
        </w:rPr>
        <w:t>excercise</w:t>
      </w:r>
      <w:proofErr w:type="spellEnd"/>
      <w:r w:rsidRPr="005010DE">
        <w:rPr>
          <w:szCs w:val="24"/>
        </w:rPr>
        <w:t xml:space="preserve">. </w:t>
      </w:r>
    </w:p>
    <w:p w14:paraId="000000A2" w14:textId="29F50831" w:rsidR="009E2D3C" w:rsidRPr="005010DE" w:rsidRDefault="0053223B">
      <w:pPr>
        <w:spacing w:after="0"/>
        <w:jc w:val="center"/>
        <w:rPr>
          <w:szCs w:val="24"/>
        </w:rPr>
      </w:pPr>
      <w:sdt>
        <w:sdtPr>
          <w:tag w:val="goog_rdk_107"/>
          <w:id w:val="-234011400"/>
        </w:sdtPr>
        <w:sdtContent/>
      </w:sdt>
      <w:r w:rsidR="007C4F97">
        <w:rPr>
          <w:noProof/>
        </w:rPr>
        <w:drawing>
          <wp:inline distT="0" distB="0" distL="0" distR="0" wp14:anchorId="59332C08" wp14:editId="3DE48B07">
            <wp:extent cx="5937885" cy="296862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885" cy="2968625"/>
                    </a:xfrm>
                    <a:prstGeom prst="rect">
                      <a:avLst/>
                    </a:prstGeom>
                    <a:noFill/>
                    <a:ln>
                      <a:noFill/>
                    </a:ln>
                  </pic:spPr>
                </pic:pic>
              </a:graphicData>
            </a:graphic>
          </wp:inline>
        </w:drawing>
      </w:r>
    </w:p>
    <w:p w14:paraId="000000A3" w14:textId="19168CD9" w:rsidR="009E2D3C" w:rsidRPr="00053883" w:rsidRDefault="00491D0E" w:rsidP="00053883">
      <w:pPr>
        <w:pStyle w:val="Caption"/>
        <w:jc w:val="center"/>
        <w:rPr>
          <w:i w:val="0"/>
          <w:iCs w:val="0"/>
          <w:color w:val="auto"/>
          <w:sz w:val="24"/>
          <w:szCs w:val="24"/>
          <w:vertAlign w:val="superscript"/>
        </w:rPr>
      </w:pPr>
      <w:bookmarkStart w:id="39" w:name="_Ref54385465"/>
      <w:r w:rsidRPr="00053883">
        <w:rPr>
          <w:color w:val="auto"/>
          <w:sz w:val="24"/>
          <w:szCs w:val="24"/>
        </w:rPr>
        <w:t xml:space="preserve">Figure </w:t>
      </w:r>
      <w:r w:rsidRPr="00053883">
        <w:rPr>
          <w:color w:val="auto"/>
          <w:sz w:val="24"/>
          <w:szCs w:val="24"/>
        </w:rPr>
        <w:fldChar w:fldCharType="begin"/>
      </w:r>
      <w:r w:rsidRPr="00053883">
        <w:rPr>
          <w:color w:val="auto"/>
          <w:sz w:val="24"/>
          <w:szCs w:val="24"/>
        </w:rPr>
        <w:instrText xml:space="preserve"> SEQ Figure \* ARABIC </w:instrText>
      </w:r>
      <w:r w:rsidRPr="00053883">
        <w:rPr>
          <w:color w:val="auto"/>
          <w:sz w:val="24"/>
          <w:szCs w:val="24"/>
        </w:rPr>
        <w:fldChar w:fldCharType="separate"/>
      </w:r>
      <w:r w:rsidR="006F2451">
        <w:rPr>
          <w:noProof/>
          <w:color w:val="auto"/>
          <w:sz w:val="24"/>
          <w:szCs w:val="24"/>
        </w:rPr>
        <w:t>1</w:t>
      </w:r>
      <w:r w:rsidRPr="00053883">
        <w:rPr>
          <w:color w:val="auto"/>
          <w:sz w:val="24"/>
          <w:szCs w:val="24"/>
        </w:rPr>
        <w:fldChar w:fldCharType="end"/>
      </w:r>
      <w:bookmarkEnd w:id="39"/>
      <w:r w:rsidR="004D1A4B">
        <w:rPr>
          <w:color w:val="auto"/>
          <w:sz w:val="24"/>
          <w:szCs w:val="24"/>
        </w:rPr>
        <w:t>3</w:t>
      </w:r>
      <w:r w:rsidR="00B855CF" w:rsidRPr="00053883">
        <w:rPr>
          <w:color w:val="auto"/>
          <w:sz w:val="24"/>
          <w:szCs w:val="24"/>
        </w:rPr>
        <w:t xml:space="preserve"> Aggregated TI MBE for C</w:t>
      </w:r>
      <w:sdt>
        <w:sdtPr>
          <w:rPr>
            <w:color w:val="auto"/>
            <w:sz w:val="24"/>
            <w:szCs w:val="24"/>
          </w:rPr>
          <w:tag w:val="goog_rdk_239"/>
          <w:id w:val="1370725858"/>
        </w:sdtPr>
        <w:sdtContent/>
      </w:sdt>
      <w:r w:rsidR="00B855CF" w:rsidRPr="00053883">
        <w:rPr>
          <w:color w:val="auto"/>
          <w:sz w:val="24"/>
          <w:szCs w:val="24"/>
        </w:rPr>
        <w:t>up2Cup</w:t>
      </w:r>
      <w:sdt>
        <w:sdtPr>
          <w:rPr>
            <w:color w:val="auto"/>
            <w:sz w:val="24"/>
            <w:szCs w:val="24"/>
          </w:rPr>
          <w:tag w:val="goog_rdk_108"/>
          <w:id w:val="1111547530"/>
        </w:sdtPr>
        <w:sdtContent/>
      </w:sdt>
      <w:r w:rsidR="00B855CF" w:rsidRPr="00053883">
        <w:rPr>
          <w:color w:val="auto"/>
          <w:sz w:val="24"/>
          <w:szCs w:val="24"/>
        </w:rPr>
        <w:t>, Lidar2Cup, and Sodar2Cup</w:t>
      </w:r>
      <w:r w:rsidR="00ED7870" w:rsidRPr="00C72428">
        <w:rPr>
          <w:color w:val="auto"/>
          <w:sz w:val="24"/>
          <w:szCs w:val="24"/>
          <w:vertAlign w:val="superscript"/>
        </w:rPr>
        <w:fldChar w:fldCharType="begin"/>
      </w:r>
      <w:r w:rsidR="00ED7870" w:rsidRPr="00C72428">
        <w:rPr>
          <w:color w:val="auto"/>
          <w:sz w:val="24"/>
          <w:szCs w:val="24"/>
          <w:vertAlign w:val="superscript"/>
        </w:rPr>
        <w:instrText xml:space="preserve"> NOTEREF _Ref55909154 \h </w:instrText>
      </w:r>
      <w:r w:rsidR="00ED7870">
        <w:rPr>
          <w:color w:val="auto"/>
          <w:sz w:val="24"/>
          <w:szCs w:val="24"/>
          <w:vertAlign w:val="superscript"/>
        </w:rPr>
        <w:instrText xml:space="preserve"> \* MERGEFORMAT </w:instrText>
      </w:r>
      <w:r w:rsidR="00ED7870" w:rsidRPr="00C72428">
        <w:rPr>
          <w:color w:val="auto"/>
          <w:sz w:val="24"/>
          <w:szCs w:val="24"/>
          <w:vertAlign w:val="superscript"/>
        </w:rPr>
      </w:r>
      <w:r w:rsidR="00ED7870" w:rsidRPr="00C72428">
        <w:rPr>
          <w:color w:val="auto"/>
          <w:sz w:val="24"/>
          <w:szCs w:val="24"/>
          <w:vertAlign w:val="superscript"/>
        </w:rPr>
        <w:fldChar w:fldCharType="separate"/>
      </w:r>
      <w:r w:rsidR="006F2451">
        <w:rPr>
          <w:color w:val="auto"/>
          <w:sz w:val="24"/>
          <w:szCs w:val="24"/>
          <w:vertAlign w:val="superscript"/>
        </w:rPr>
        <w:t>4</w:t>
      </w:r>
      <w:r w:rsidR="00ED7870" w:rsidRPr="00C72428">
        <w:rPr>
          <w:color w:val="auto"/>
          <w:sz w:val="24"/>
          <w:szCs w:val="24"/>
          <w:vertAlign w:val="superscript"/>
        </w:rPr>
        <w:fldChar w:fldCharType="end"/>
      </w:r>
    </w:p>
    <w:p w14:paraId="6C9BFDF5" w14:textId="4E99487A" w:rsidR="004518E0" w:rsidRDefault="00B855CF">
      <w:pPr>
        <w:jc w:val="both"/>
        <w:rPr>
          <w:szCs w:val="24"/>
        </w:rPr>
      </w:pPr>
      <w:r w:rsidRPr="00ED15DE">
        <w:rPr>
          <w:szCs w:val="24"/>
        </w:rPr>
        <w:t>Focusing on the</w:t>
      </w:r>
      <w:r w:rsidR="004D1A4B">
        <w:rPr>
          <w:szCs w:val="24"/>
        </w:rPr>
        <w:t xml:space="preserve"> more important </w:t>
      </w:r>
      <w:r w:rsidR="00037B7A">
        <w:rPr>
          <w:szCs w:val="24"/>
        </w:rPr>
        <w:t xml:space="preserve">wind speed bins for energy capture, </w:t>
      </w:r>
      <w:r w:rsidRPr="00ED15DE">
        <w:rPr>
          <w:szCs w:val="24"/>
        </w:rPr>
        <w:t>4-12 m/s, the aggr</w:t>
      </w:r>
      <w:sdt>
        <w:sdtPr>
          <w:tag w:val="goog_rdk_232"/>
          <w:id w:val="459379461"/>
        </w:sdtPr>
        <w:sdtContent/>
      </w:sdt>
      <w:r w:rsidRPr="00ED15DE">
        <w:rPr>
          <w:szCs w:val="24"/>
        </w:rPr>
        <w:t xml:space="preserve">egated Cup2Cup MBE is </w:t>
      </w:r>
      <w:r w:rsidR="00037B7A">
        <w:rPr>
          <w:szCs w:val="24"/>
        </w:rPr>
        <w:t xml:space="preserve">near-zero at </w:t>
      </w:r>
      <w:r w:rsidRPr="00ED15DE">
        <w:rPr>
          <w:szCs w:val="24"/>
        </w:rPr>
        <w:t>0.04-0.20% across the wind speed range</w:t>
      </w:r>
      <w:r w:rsidR="00037B7A">
        <w:rPr>
          <w:szCs w:val="24"/>
        </w:rPr>
        <w:t xml:space="preserve"> (Table 2)</w:t>
      </w:r>
      <w:r w:rsidRPr="00ED15DE">
        <w:rPr>
          <w:szCs w:val="24"/>
        </w:rPr>
        <w:t xml:space="preserve">. Because the result is consistently positive, this means </w:t>
      </w:r>
      <w:sdt>
        <w:sdtPr>
          <w:tag w:val="goog_rdk_132"/>
          <w:id w:val="1924223412"/>
        </w:sdtPr>
        <w:sdtContent/>
      </w:sdt>
      <w:r w:rsidRPr="00ED15DE">
        <w:rPr>
          <w:szCs w:val="24"/>
        </w:rPr>
        <w:t xml:space="preserve">Cup2 slightly overestimates the TI compared to Cup1. </w:t>
      </w:r>
      <w:r w:rsidR="00037B7A">
        <w:rPr>
          <w:szCs w:val="24"/>
        </w:rPr>
        <w:t xml:space="preserve">For the full set of aggregated results by wind speed bin, see </w:t>
      </w:r>
      <w:r w:rsidR="00037B7A">
        <w:rPr>
          <w:szCs w:val="24"/>
          <w:highlight w:val="yellow"/>
        </w:rPr>
        <w:fldChar w:fldCharType="begin"/>
      </w:r>
      <w:r w:rsidR="00037B7A">
        <w:rPr>
          <w:szCs w:val="24"/>
        </w:rPr>
        <w:instrText xml:space="preserve"> REF _Ref59571669 \h </w:instrText>
      </w:r>
      <w:r w:rsidR="00037B7A">
        <w:rPr>
          <w:szCs w:val="24"/>
          <w:highlight w:val="yellow"/>
        </w:rPr>
      </w:r>
      <w:r w:rsidR="00037B7A">
        <w:rPr>
          <w:szCs w:val="24"/>
          <w:highlight w:val="yellow"/>
        </w:rPr>
        <w:fldChar w:fldCharType="separate"/>
      </w:r>
      <w:r w:rsidR="00037B7A" w:rsidRPr="00053883">
        <w:rPr>
          <w:szCs w:val="24"/>
        </w:rPr>
        <w:t xml:space="preserve">Table </w:t>
      </w:r>
      <w:r w:rsidR="00037B7A">
        <w:rPr>
          <w:noProof/>
          <w:szCs w:val="24"/>
        </w:rPr>
        <w:t>1</w:t>
      </w:r>
      <w:r w:rsidR="00037B7A">
        <w:rPr>
          <w:szCs w:val="24"/>
          <w:highlight w:val="yellow"/>
        </w:rPr>
        <w:fldChar w:fldCharType="end"/>
      </w:r>
      <w:r w:rsidR="00037B7A">
        <w:rPr>
          <w:szCs w:val="24"/>
        </w:rPr>
        <w:t xml:space="preserve"> in appendix.</w:t>
      </w:r>
    </w:p>
    <w:tbl>
      <w:tblPr>
        <w:tblW w:w="4537" w:type="dxa"/>
        <w:jc w:val="center"/>
        <w:tblLook w:val="04A0" w:firstRow="1" w:lastRow="0" w:firstColumn="1" w:lastColumn="0" w:noHBand="0" w:noVBand="1"/>
      </w:tblPr>
      <w:tblGrid>
        <w:gridCol w:w="960"/>
        <w:gridCol w:w="1098"/>
        <w:gridCol w:w="1199"/>
        <w:gridCol w:w="1280"/>
      </w:tblGrid>
      <w:tr w:rsidR="00456A77" w:rsidRPr="00913321" w14:paraId="5D935E46" w14:textId="77777777" w:rsidTr="006D324F">
        <w:trPr>
          <w:trHeight w:val="315"/>
          <w:jc w:val="center"/>
        </w:trPr>
        <w:tc>
          <w:tcPr>
            <w:tcW w:w="4537" w:type="dxa"/>
            <w:gridSpan w:val="4"/>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35151" w14:textId="6F628718" w:rsidR="00456A77" w:rsidRPr="00605F14" w:rsidRDefault="00456A77" w:rsidP="003F3958">
            <w:pPr>
              <w:spacing w:after="0" w:line="240" w:lineRule="auto"/>
              <w:jc w:val="center"/>
              <w:rPr>
                <w:rFonts w:eastAsia="Times New Roman"/>
                <w:color w:val="000000"/>
                <w:szCs w:val="24"/>
                <w:lang w:val="en-GB" w:eastAsia="en-GB"/>
              </w:rPr>
            </w:pPr>
            <w:r>
              <w:rPr>
                <w:rFonts w:eastAsia="Times New Roman"/>
                <w:color w:val="000000"/>
                <w:szCs w:val="24"/>
                <w:lang w:val="en-GB" w:eastAsia="en-GB"/>
              </w:rPr>
              <w:t>Range of Aggregated TI MBE for 4-12 m/s</w:t>
            </w:r>
          </w:p>
        </w:tc>
      </w:tr>
      <w:tr w:rsidR="00913321" w:rsidRPr="00913321" w14:paraId="0E5941DB" w14:textId="77777777" w:rsidTr="006D324F">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C56EA7" w14:textId="2DE35479" w:rsidR="00913321" w:rsidRPr="00743CD7" w:rsidRDefault="00913321" w:rsidP="00913321">
            <w:pPr>
              <w:spacing w:after="0" w:line="240" w:lineRule="auto"/>
              <w:jc w:val="center"/>
              <w:rPr>
                <w:rFonts w:eastAsia="Times New Roman"/>
                <w:color w:val="000000"/>
                <w:szCs w:val="24"/>
                <w:lang w:val="en-GB" w:eastAsia="en-GB"/>
              </w:rPr>
            </w:pPr>
          </w:p>
        </w:tc>
        <w:tc>
          <w:tcPr>
            <w:tcW w:w="1098" w:type="dxa"/>
            <w:tcBorders>
              <w:top w:val="single" w:sz="8" w:space="0" w:color="auto"/>
              <w:left w:val="nil"/>
              <w:bottom w:val="single" w:sz="8" w:space="0" w:color="auto"/>
              <w:right w:val="single" w:sz="8" w:space="0" w:color="auto"/>
            </w:tcBorders>
            <w:shd w:val="clear" w:color="auto" w:fill="auto"/>
            <w:noWrap/>
            <w:vAlign w:val="center"/>
            <w:hideMark/>
          </w:tcPr>
          <w:p w14:paraId="7132E471" w14:textId="77777777" w:rsidR="00913321" w:rsidRPr="00743CD7" w:rsidRDefault="00913321" w:rsidP="00456A77">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Cup2Cup</w:t>
            </w:r>
          </w:p>
        </w:tc>
        <w:tc>
          <w:tcPr>
            <w:tcW w:w="1199" w:type="dxa"/>
            <w:tcBorders>
              <w:top w:val="single" w:sz="8" w:space="0" w:color="auto"/>
              <w:left w:val="nil"/>
              <w:bottom w:val="single" w:sz="8" w:space="0" w:color="auto"/>
              <w:right w:val="single" w:sz="8" w:space="0" w:color="auto"/>
            </w:tcBorders>
            <w:shd w:val="clear" w:color="auto" w:fill="auto"/>
            <w:noWrap/>
            <w:vAlign w:val="center"/>
            <w:hideMark/>
          </w:tcPr>
          <w:p w14:paraId="4872B2D8" w14:textId="77777777" w:rsidR="00913321" w:rsidRPr="00743CD7" w:rsidRDefault="00913321" w:rsidP="002D7AE8">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Lidar2Cup</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14:paraId="7343E29B" w14:textId="77777777" w:rsidR="00913321" w:rsidRPr="00743CD7" w:rsidRDefault="00913321" w:rsidP="00BD0D06">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Sodar2Cup</w:t>
            </w:r>
          </w:p>
        </w:tc>
      </w:tr>
      <w:tr w:rsidR="00913321" w:rsidRPr="00913321" w14:paraId="15F40152"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40379E" w14:textId="77777777" w:rsidR="00913321" w:rsidRPr="00743CD7" w:rsidRDefault="00913321" w:rsidP="00913321">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Min</w:t>
            </w:r>
          </w:p>
        </w:tc>
        <w:tc>
          <w:tcPr>
            <w:tcW w:w="1098" w:type="dxa"/>
            <w:tcBorders>
              <w:top w:val="nil"/>
              <w:left w:val="nil"/>
              <w:bottom w:val="single" w:sz="8" w:space="0" w:color="auto"/>
              <w:right w:val="single" w:sz="8" w:space="0" w:color="auto"/>
            </w:tcBorders>
            <w:shd w:val="clear" w:color="auto" w:fill="auto"/>
            <w:noWrap/>
            <w:vAlign w:val="center"/>
            <w:hideMark/>
          </w:tcPr>
          <w:p w14:paraId="67A25FB2" w14:textId="77777777" w:rsidR="00913321" w:rsidRPr="00743CD7" w:rsidRDefault="00913321" w:rsidP="00456A77">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0.04</w:t>
            </w:r>
          </w:p>
        </w:tc>
        <w:tc>
          <w:tcPr>
            <w:tcW w:w="1199" w:type="dxa"/>
            <w:tcBorders>
              <w:top w:val="nil"/>
              <w:left w:val="nil"/>
              <w:bottom w:val="single" w:sz="8" w:space="0" w:color="auto"/>
              <w:right w:val="single" w:sz="8" w:space="0" w:color="auto"/>
            </w:tcBorders>
            <w:shd w:val="clear" w:color="auto" w:fill="auto"/>
            <w:noWrap/>
            <w:vAlign w:val="center"/>
            <w:hideMark/>
          </w:tcPr>
          <w:p w14:paraId="5B3E0B73" w14:textId="77777777" w:rsidR="00913321" w:rsidRPr="00743CD7" w:rsidRDefault="00913321" w:rsidP="002D7AE8">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0.65</w:t>
            </w:r>
          </w:p>
        </w:tc>
        <w:tc>
          <w:tcPr>
            <w:tcW w:w="1280" w:type="dxa"/>
            <w:tcBorders>
              <w:top w:val="nil"/>
              <w:left w:val="nil"/>
              <w:bottom w:val="single" w:sz="8" w:space="0" w:color="auto"/>
              <w:right w:val="single" w:sz="8" w:space="0" w:color="auto"/>
            </w:tcBorders>
            <w:shd w:val="clear" w:color="auto" w:fill="auto"/>
            <w:noWrap/>
            <w:vAlign w:val="center"/>
            <w:hideMark/>
          </w:tcPr>
          <w:p w14:paraId="764A282B" w14:textId="77777777" w:rsidR="00913321" w:rsidRPr="00743CD7" w:rsidRDefault="00913321" w:rsidP="00BD0D06">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-4.03</w:t>
            </w:r>
          </w:p>
        </w:tc>
      </w:tr>
      <w:tr w:rsidR="00913321" w:rsidRPr="00913321" w14:paraId="0AAE2B5C"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E35877" w14:textId="77777777" w:rsidR="00913321" w:rsidRPr="00743CD7" w:rsidRDefault="00913321" w:rsidP="00913321">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Max</w:t>
            </w:r>
          </w:p>
        </w:tc>
        <w:tc>
          <w:tcPr>
            <w:tcW w:w="1098" w:type="dxa"/>
            <w:tcBorders>
              <w:top w:val="nil"/>
              <w:left w:val="nil"/>
              <w:bottom w:val="single" w:sz="8" w:space="0" w:color="auto"/>
              <w:right w:val="single" w:sz="8" w:space="0" w:color="auto"/>
            </w:tcBorders>
            <w:shd w:val="clear" w:color="auto" w:fill="auto"/>
            <w:noWrap/>
            <w:vAlign w:val="center"/>
            <w:hideMark/>
          </w:tcPr>
          <w:p w14:paraId="48C5B77B" w14:textId="77777777" w:rsidR="00913321" w:rsidRPr="00743CD7" w:rsidRDefault="00913321" w:rsidP="00456A77">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0.20</w:t>
            </w:r>
          </w:p>
        </w:tc>
        <w:tc>
          <w:tcPr>
            <w:tcW w:w="1199" w:type="dxa"/>
            <w:tcBorders>
              <w:top w:val="nil"/>
              <w:left w:val="nil"/>
              <w:bottom w:val="single" w:sz="8" w:space="0" w:color="auto"/>
              <w:right w:val="single" w:sz="8" w:space="0" w:color="auto"/>
            </w:tcBorders>
            <w:shd w:val="clear" w:color="auto" w:fill="auto"/>
            <w:noWrap/>
            <w:vAlign w:val="center"/>
            <w:hideMark/>
          </w:tcPr>
          <w:p w14:paraId="641CB2E3" w14:textId="77777777" w:rsidR="00913321" w:rsidRPr="00743CD7" w:rsidRDefault="00913321" w:rsidP="002D7AE8">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2.40</w:t>
            </w:r>
          </w:p>
        </w:tc>
        <w:tc>
          <w:tcPr>
            <w:tcW w:w="1280" w:type="dxa"/>
            <w:tcBorders>
              <w:top w:val="nil"/>
              <w:left w:val="nil"/>
              <w:bottom w:val="single" w:sz="8" w:space="0" w:color="auto"/>
              <w:right w:val="single" w:sz="8" w:space="0" w:color="auto"/>
            </w:tcBorders>
            <w:shd w:val="clear" w:color="auto" w:fill="auto"/>
            <w:noWrap/>
            <w:vAlign w:val="center"/>
            <w:hideMark/>
          </w:tcPr>
          <w:p w14:paraId="3C079A10" w14:textId="77777777" w:rsidR="00913321" w:rsidRPr="00743CD7" w:rsidRDefault="00913321" w:rsidP="00BD0D06">
            <w:pPr>
              <w:spacing w:after="0" w:line="240" w:lineRule="auto"/>
              <w:jc w:val="center"/>
              <w:rPr>
                <w:rFonts w:eastAsia="Times New Roman"/>
                <w:color w:val="000000"/>
                <w:szCs w:val="24"/>
                <w:lang w:val="en-GB" w:eastAsia="en-GB"/>
              </w:rPr>
            </w:pPr>
            <w:r w:rsidRPr="00743CD7">
              <w:rPr>
                <w:rFonts w:eastAsia="Times New Roman"/>
                <w:color w:val="000000"/>
                <w:szCs w:val="24"/>
                <w:lang w:val="en-GB" w:eastAsia="en-GB"/>
              </w:rPr>
              <w:t>1.13</w:t>
            </w:r>
          </w:p>
        </w:tc>
      </w:tr>
    </w:tbl>
    <w:p w14:paraId="4F31D145" w14:textId="605E7971" w:rsidR="006D324F" w:rsidRPr="00037B7A" w:rsidRDefault="00037B7A" w:rsidP="00037B7A">
      <w:pPr>
        <w:jc w:val="center"/>
        <w:rPr>
          <w:i/>
          <w:iCs/>
          <w:szCs w:val="24"/>
        </w:rPr>
      </w:pPr>
      <w:r w:rsidRPr="00037B7A">
        <w:rPr>
          <w:i/>
          <w:iCs/>
          <w:szCs w:val="24"/>
        </w:rPr>
        <w:t>Table 2 Aggregated TI MBE for comparison at the 4-12 m/s bin range</w:t>
      </w:r>
    </w:p>
    <w:p w14:paraId="000000A4" w14:textId="2AE87A84" w:rsidR="009E2D3C" w:rsidRPr="005010DE" w:rsidRDefault="00B855CF">
      <w:pPr>
        <w:jc w:val="both"/>
        <w:rPr>
          <w:szCs w:val="24"/>
        </w:rPr>
      </w:pPr>
      <w:r w:rsidRPr="00ED15DE">
        <w:rPr>
          <w:szCs w:val="24"/>
        </w:rPr>
        <w:t xml:space="preserve">The Cup2Cup comparison includes mostly sites </w:t>
      </w:r>
      <w:r w:rsidR="00037B7A">
        <w:rPr>
          <w:szCs w:val="24"/>
        </w:rPr>
        <w:t>with</w:t>
      </w:r>
      <w:r w:rsidRPr="00ED15DE">
        <w:rPr>
          <w:szCs w:val="24"/>
        </w:rPr>
        <w:t xml:space="preserve"> two different cup anemometer models (23 out of 27), wh</w:t>
      </w:r>
      <w:r w:rsidR="00037B7A">
        <w:rPr>
          <w:szCs w:val="24"/>
        </w:rPr>
        <w:t xml:space="preserve">ich results in anticipated </w:t>
      </w:r>
      <w:r w:rsidRPr="00ED15DE">
        <w:rPr>
          <w:szCs w:val="24"/>
        </w:rPr>
        <w:t xml:space="preserve">anemometer to anemometer differences. The MBE </w:t>
      </w:r>
      <w:r w:rsidR="00037B7A">
        <w:rPr>
          <w:szCs w:val="24"/>
        </w:rPr>
        <w:t xml:space="preserve">is in some instances </w:t>
      </w:r>
      <w:r w:rsidRPr="00ED15DE">
        <w:rPr>
          <w:szCs w:val="24"/>
        </w:rPr>
        <w:t>higher</w:t>
      </w:r>
      <w:r w:rsidR="00037B7A" w:rsidRPr="00037B7A">
        <w:rPr>
          <w:szCs w:val="24"/>
        </w:rPr>
        <w:t xml:space="preserve"> </w:t>
      </w:r>
      <w:r w:rsidR="00037B7A" w:rsidRPr="00ED15DE">
        <w:rPr>
          <w:szCs w:val="24"/>
        </w:rPr>
        <w:t>for individual projects (up to 2%)</w:t>
      </w:r>
      <w:r w:rsidRPr="00ED15DE">
        <w:rPr>
          <w:szCs w:val="24"/>
        </w:rPr>
        <w:t xml:space="preserve"> </w:t>
      </w:r>
      <w:r w:rsidR="00037B7A">
        <w:rPr>
          <w:szCs w:val="24"/>
        </w:rPr>
        <w:t xml:space="preserve">than the aggregate values </w:t>
      </w:r>
      <w:r w:rsidRPr="00ED15DE">
        <w:rPr>
          <w:szCs w:val="24"/>
        </w:rPr>
        <w:t xml:space="preserve">as shown by the light blue lines in </w:t>
      </w:r>
      <w:sdt>
        <w:sdtPr>
          <w:tag w:val="goog_rdk_112"/>
          <w:id w:val="-509908330"/>
        </w:sdtPr>
        <w:sdtContent/>
      </w:sdt>
      <w:r w:rsidR="004B06FF" w:rsidRPr="00ED15DE">
        <w:rPr>
          <w:szCs w:val="24"/>
        </w:rPr>
        <w:fldChar w:fldCharType="begin"/>
      </w:r>
      <w:r w:rsidR="004B06FF" w:rsidRPr="00ED15DE">
        <w:instrText xml:space="preserve"> REF _Ref54385441 \h </w:instrText>
      </w:r>
      <w:r w:rsidR="00ED15DE" w:rsidRPr="00053883">
        <w:rPr>
          <w:szCs w:val="24"/>
        </w:rPr>
        <w:instrText xml:space="preserve"> \* MERGEFORMAT </w:instrText>
      </w:r>
      <w:r w:rsidR="004B06FF" w:rsidRPr="00ED15DE">
        <w:rPr>
          <w:szCs w:val="24"/>
        </w:rPr>
      </w:r>
      <w:r w:rsidR="004B06FF" w:rsidRPr="00ED15DE">
        <w:rPr>
          <w:szCs w:val="24"/>
        </w:rPr>
        <w:fldChar w:fldCharType="separate"/>
      </w:r>
      <w:r w:rsidR="00037B7A" w:rsidRPr="00053883">
        <w:rPr>
          <w:szCs w:val="24"/>
        </w:rPr>
        <w:t xml:space="preserve">Figure </w:t>
      </w:r>
      <w:r w:rsidR="004B06FF" w:rsidRPr="00ED15DE">
        <w:rPr>
          <w:szCs w:val="24"/>
        </w:rPr>
        <w:fldChar w:fldCharType="end"/>
      </w:r>
      <w:r w:rsidR="00037B7A">
        <w:rPr>
          <w:szCs w:val="24"/>
        </w:rPr>
        <w:t>12</w:t>
      </w:r>
      <w:r w:rsidRPr="00ED15DE">
        <w:rPr>
          <w:szCs w:val="24"/>
        </w:rPr>
        <w:t>.</w:t>
      </w:r>
      <w:r w:rsidR="00014670">
        <w:rPr>
          <w:szCs w:val="24"/>
        </w:rPr>
        <w:t xml:space="preserve"> </w:t>
      </w:r>
    </w:p>
    <w:p w14:paraId="123D6C51" w14:textId="3C6F46EB" w:rsidR="005E5B50" w:rsidRDefault="00B855CF">
      <w:pPr>
        <w:jc w:val="both"/>
        <w:rPr>
          <w:szCs w:val="24"/>
        </w:rPr>
      </w:pPr>
      <w:r w:rsidRPr="005010DE">
        <w:rPr>
          <w:szCs w:val="24"/>
        </w:rPr>
        <w:t>The Lidar2Cup MBE is between</w:t>
      </w:r>
      <w:r w:rsidR="00037B7A">
        <w:rPr>
          <w:szCs w:val="24"/>
        </w:rPr>
        <w:t xml:space="preserve"> </w:t>
      </w:r>
      <w:r w:rsidRPr="005010DE">
        <w:rPr>
          <w:szCs w:val="24"/>
        </w:rPr>
        <w:t>0.65-2.40% for the same wind speed range (</w:t>
      </w:r>
      <w:r w:rsidR="00037B7A">
        <w:rPr>
          <w:szCs w:val="24"/>
        </w:rPr>
        <w:t xml:space="preserve">demonstrating </w:t>
      </w:r>
      <w:r w:rsidRPr="005010DE">
        <w:rPr>
          <w:szCs w:val="24"/>
        </w:rPr>
        <w:t xml:space="preserve">lidar TI overestimation), with a trend of improving accuracy as wind </w:t>
      </w:r>
      <w:sdt>
        <w:sdtPr>
          <w:tag w:val="goog_rdk_235"/>
          <w:id w:val="-1778241376"/>
        </w:sdtPr>
        <w:sdtContent/>
      </w:sdt>
      <w:sdt>
        <w:sdtPr>
          <w:tag w:val="goog_rdk_236"/>
          <w:id w:val="-1012063175"/>
        </w:sdtPr>
        <w:sdtContent/>
      </w:sdt>
      <w:r w:rsidRPr="005010DE">
        <w:rPr>
          <w:szCs w:val="24"/>
        </w:rPr>
        <w:t>speeds increase. The Sodar2Cup MBE has a different trend, with positive MBE up to 1.13% for wind speeds less than 6 m/s and negative MBE up to -4.0% for wind speeds above 6 m/s</w:t>
      </w:r>
      <w:r w:rsidRPr="003F3958">
        <w:rPr>
          <w:szCs w:val="24"/>
        </w:rPr>
        <w:t xml:space="preserve">. </w:t>
      </w:r>
    </w:p>
    <w:p w14:paraId="000000A5" w14:textId="3B6AD69F" w:rsidR="009E2D3C" w:rsidRDefault="00B855CF">
      <w:pPr>
        <w:jc w:val="both"/>
        <w:rPr>
          <w:szCs w:val="24"/>
        </w:rPr>
      </w:pPr>
      <w:r w:rsidRPr="003F3958">
        <w:rPr>
          <w:szCs w:val="24"/>
        </w:rPr>
        <w:lastRenderedPageBreak/>
        <w:t>It was expected tha</w:t>
      </w:r>
      <w:sdt>
        <w:sdtPr>
          <w:tag w:val="goog_rdk_115"/>
          <w:id w:val="142012480"/>
        </w:sdtPr>
        <w:sdtContent/>
      </w:sdt>
      <w:sdt>
        <w:sdtPr>
          <w:tag w:val="goog_rdk_116"/>
          <w:id w:val="782316952"/>
        </w:sdtPr>
        <w:sdtContent/>
      </w:sdt>
      <w:r w:rsidRPr="00743CD7">
        <w:rPr>
          <w:szCs w:val="24"/>
        </w:rPr>
        <w:t xml:space="preserve">t the MBE would be higher for the Lidar2Cup and Sodar2Cup comparisons due to </w:t>
      </w:r>
      <w:r w:rsidR="00037B7A">
        <w:rPr>
          <w:szCs w:val="24"/>
        </w:rPr>
        <w:t>inherent differences in measurement principles</w:t>
      </w:r>
      <w:r w:rsidR="00032F42" w:rsidRPr="00743CD7">
        <w:rPr>
          <w:szCs w:val="24"/>
        </w:rPr>
        <w:t xml:space="preserve">. </w:t>
      </w:r>
    </w:p>
    <w:p w14:paraId="000000A7" w14:textId="4C8EED54" w:rsidR="009E2D3C" w:rsidRPr="005010DE" w:rsidRDefault="00C41E6E" w:rsidP="00265E5B">
      <w:pPr>
        <w:jc w:val="both"/>
        <w:rPr>
          <w:szCs w:val="24"/>
        </w:rPr>
      </w:pPr>
      <w:r>
        <w:t>Both lidar and sodar tend to strongly overestimate TI at low wind speeds and sodar tends to strongly underestimate TI at high wind speeds</w:t>
      </w:r>
      <w:r w:rsidR="00265E5B">
        <w:t>.</w:t>
      </w:r>
      <w:r>
        <w:t xml:space="preserve"> </w:t>
      </w:r>
      <w:r w:rsidR="00265E5B">
        <w:t>Tests were conducted with</w:t>
      </w:r>
      <w:r>
        <w:t xml:space="preserve"> only 3 sodar </w:t>
      </w:r>
      <w:r w:rsidR="00265E5B">
        <w:t xml:space="preserve">(Triton) </w:t>
      </w:r>
      <w:r>
        <w:t>datasets, so strong conclusions cannot be drawn f</w:t>
      </w:r>
      <w:r w:rsidR="00032F42">
        <w:t>rom</w:t>
      </w:r>
      <w:r>
        <w:t xml:space="preserve"> the </w:t>
      </w:r>
      <w:r w:rsidR="00037B7A">
        <w:t>small sample size</w:t>
      </w:r>
      <w:r>
        <w:t>.</w:t>
      </w:r>
    </w:p>
    <w:p w14:paraId="000000A8" w14:textId="6C27846C" w:rsidR="009E2D3C" w:rsidRPr="00053883" w:rsidRDefault="00B855CF" w:rsidP="004E6520">
      <w:pPr>
        <w:pStyle w:val="Heading3"/>
      </w:pPr>
      <w:bookmarkStart w:id="40" w:name="_Toc59575320"/>
      <w:r w:rsidRPr="00053883">
        <w:t>Aggregated TI RMSE</w:t>
      </w:r>
      <w:bookmarkEnd w:id="40"/>
    </w:p>
    <w:p w14:paraId="000000A9" w14:textId="2F2ECB3C" w:rsidR="009E2D3C" w:rsidRPr="005010DE" w:rsidRDefault="00265E5B">
      <w:pPr>
        <w:rPr>
          <w:szCs w:val="24"/>
        </w:rPr>
      </w:pPr>
      <w:r>
        <w:rPr>
          <w:szCs w:val="24"/>
        </w:rPr>
        <w:t>Figures 14 and 15</w:t>
      </w:r>
      <w:r w:rsidR="00B855CF" w:rsidRPr="005010DE">
        <w:rPr>
          <w:szCs w:val="24"/>
        </w:rPr>
        <w:t xml:space="preserve"> are structu</w:t>
      </w:r>
      <w:sdt>
        <w:sdtPr>
          <w:tag w:val="goog_rdk_161"/>
          <w:id w:val="-419866380"/>
        </w:sdtPr>
        <w:sdtContent/>
      </w:sdt>
      <w:r w:rsidR="00B855CF" w:rsidRPr="005010DE">
        <w:rPr>
          <w:szCs w:val="24"/>
        </w:rPr>
        <w:t>red t</w:t>
      </w:r>
      <w:sdt>
        <w:sdtPr>
          <w:tag w:val="goog_rdk_152"/>
          <w:id w:val="1840427053"/>
        </w:sdtPr>
        <w:sdtContent/>
      </w:sdt>
      <w:r w:rsidR="00B855CF" w:rsidRPr="005010DE">
        <w:rPr>
          <w:szCs w:val="24"/>
        </w:rPr>
        <w:t xml:space="preserve">he same way as </w:t>
      </w:r>
      <w:r>
        <w:rPr>
          <w:szCs w:val="24"/>
        </w:rPr>
        <w:t>Figures 12 and 13 for TI MBE</w:t>
      </w:r>
      <w:r w:rsidR="00B855CF" w:rsidRPr="005010DE">
        <w:rPr>
          <w:szCs w:val="24"/>
        </w:rPr>
        <w:t xml:space="preserve">, </w:t>
      </w:r>
      <w:sdt>
        <w:sdtPr>
          <w:tag w:val="goog_rdk_120"/>
          <w:id w:val="1386136653"/>
        </w:sdtPr>
        <w:sdtContent/>
      </w:sdt>
      <w:r w:rsidR="00B855CF" w:rsidRPr="005010DE">
        <w:rPr>
          <w:szCs w:val="24"/>
        </w:rPr>
        <w:t xml:space="preserve">but </w:t>
      </w:r>
      <w:r>
        <w:rPr>
          <w:szCs w:val="24"/>
        </w:rPr>
        <w:t>instead</w:t>
      </w:r>
      <w:r w:rsidR="00B855CF" w:rsidRPr="005010DE">
        <w:rPr>
          <w:szCs w:val="24"/>
        </w:rPr>
        <w:t xml:space="preserve"> show the Individual and A</w:t>
      </w:r>
      <w:sdt>
        <w:sdtPr>
          <w:tag w:val="goog_rdk_155"/>
          <w:id w:val="651255591"/>
        </w:sdtPr>
        <w:sdtContent/>
      </w:sdt>
      <w:r w:rsidR="00B855CF" w:rsidRPr="005010DE">
        <w:rPr>
          <w:szCs w:val="24"/>
        </w:rPr>
        <w:t xml:space="preserve">ggregated TI RMSE metric. </w:t>
      </w:r>
    </w:p>
    <w:p w14:paraId="000000AA" w14:textId="773873A4" w:rsidR="009E2D3C" w:rsidRPr="005010DE" w:rsidRDefault="007C4F97">
      <w:pPr>
        <w:spacing w:after="0"/>
        <w:rPr>
          <w:szCs w:val="24"/>
        </w:rPr>
      </w:pPr>
      <w:r>
        <w:rPr>
          <w:noProof/>
          <w:szCs w:val="24"/>
        </w:rPr>
        <w:drawing>
          <wp:inline distT="0" distB="0" distL="0" distR="0" wp14:anchorId="6E46CF0A" wp14:editId="47118A6C">
            <wp:extent cx="5937885" cy="19062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7885" cy="1906270"/>
                    </a:xfrm>
                    <a:prstGeom prst="rect">
                      <a:avLst/>
                    </a:prstGeom>
                    <a:noFill/>
                    <a:ln>
                      <a:noFill/>
                    </a:ln>
                  </pic:spPr>
                </pic:pic>
              </a:graphicData>
            </a:graphic>
          </wp:inline>
        </w:drawing>
      </w:r>
    </w:p>
    <w:p w14:paraId="000000AB" w14:textId="44D67B88" w:rsidR="009E2D3C" w:rsidRPr="00053883" w:rsidRDefault="00491D0E" w:rsidP="00053883">
      <w:pPr>
        <w:pStyle w:val="Caption"/>
        <w:jc w:val="center"/>
        <w:rPr>
          <w:i w:val="0"/>
          <w:iCs w:val="0"/>
          <w:color w:val="auto"/>
          <w:sz w:val="24"/>
          <w:szCs w:val="24"/>
          <w:vertAlign w:val="superscript"/>
        </w:rPr>
      </w:pPr>
      <w:r w:rsidRPr="00053883">
        <w:rPr>
          <w:color w:val="auto"/>
          <w:sz w:val="24"/>
          <w:szCs w:val="24"/>
        </w:rPr>
        <w:t xml:space="preserve">Figure </w:t>
      </w:r>
      <w:r w:rsidR="00265E5B">
        <w:rPr>
          <w:color w:val="auto"/>
          <w:sz w:val="24"/>
          <w:szCs w:val="24"/>
        </w:rPr>
        <w:t>14</w:t>
      </w:r>
      <w:r w:rsidR="00265E5B" w:rsidRPr="00053883">
        <w:rPr>
          <w:color w:val="auto"/>
          <w:sz w:val="24"/>
          <w:szCs w:val="24"/>
        </w:rPr>
        <w:t xml:space="preserve"> </w:t>
      </w:r>
      <w:r w:rsidR="00B855CF" w:rsidRPr="00053883">
        <w:rPr>
          <w:color w:val="auto"/>
          <w:sz w:val="24"/>
          <w:szCs w:val="24"/>
        </w:rPr>
        <w:t>Individual Project and Aggregated TI RMSE for Cup2Cup, Lidar2Cup, and Sodar2Cup</w:t>
      </w:r>
      <w:r w:rsidR="00ED7870" w:rsidRPr="00C72428">
        <w:rPr>
          <w:color w:val="auto"/>
          <w:sz w:val="24"/>
          <w:szCs w:val="24"/>
          <w:vertAlign w:val="superscript"/>
        </w:rPr>
        <w:fldChar w:fldCharType="begin"/>
      </w:r>
      <w:r w:rsidR="00ED7870" w:rsidRPr="00C72428">
        <w:rPr>
          <w:color w:val="auto"/>
          <w:sz w:val="24"/>
          <w:szCs w:val="24"/>
          <w:vertAlign w:val="superscript"/>
        </w:rPr>
        <w:instrText xml:space="preserve"> NOTEREF _Ref55909154 \h </w:instrText>
      </w:r>
      <w:r w:rsidR="00ED7870">
        <w:rPr>
          <w:color w:val="auto"/>
          <w:sz w:val="24"/>
          <w:szCs w:val="24"/>
          <w:vertAlign w:val="superscript"/>
        </w:rPr>
        <w:instrText xml:space="preserve"> \* MERGEFORMAT </w:instrText>
      </w:r>
      <w:r w:rsidR="00ED7870" w:rsidRPr="00C72428">
        <w:rPr>
          <w:color w:val="auto"/>
          <w:sz w:val="24"/>
          <w:szCs w:val="24"/>
          <w:vertAlign w:val="superscript"/>
        </w:rPr>
      </w:r>
      <w:r w:rsidR="00ED7870" w:rsidRPr="00C72428">
        <w:rPr>
          <w:color w:val="auto"/>
          <w:sz w:val="24"/>
          <w:szCs w:val="24"/>
          <w:vertAlign w:val="superscript"/>
        </w:rPr>
        <w:fldChar w:fldCharType="separate"/>
      </w:r>
      <w:r w:rsidR="006F2451">
        <w:rPr>
          <w:color w:val="auto"/>
          <w:sz w:val="24"/>
          <w:szCs w:val="24"/>
          <w:vertAlign w:val="superscript"/>
        </w:rPr>
        <w:t>4</w:t>
      </w:r>
      <w:r w:rsidR="00ED7870" w:rsidRPr="00C72428">
        <w:rPr>
          <w:color w:val="auto"/>
          <w:sz w:val="24"/>
          <w:szCs w:val="24"/>
          <w:vertAlign w:val="superscript"/>
        </w:rPr>
        <w:fldChar w:fldCharType="end"/>
      </w:r>
    </w:p>
    <w:p w14:paraId="000000AD" w14:textId="77777777" w:rsidR="009E2D3C" w:rsidRPr="004E6520" w:rsidRDefault="00B855CF">
      <w:pPr>
        <w:rPr>
          <w:iCs/>
          <w:szCs w:val="24"/>
        </w:rPr>
      </w:pPr>
      <w:r w:rsidRPr="00053883">
        <w:rPr>
          <w:iCs/>
          <w:szCs w:val="24"/>
        </w:rPr>
        <w:t>This plot sho</w:t>
      </w:r>
      <w:sdt>
        <w:sdtPr>
          <w:rPr>
            <w:iCs/>
          </w:rPr>
          <w:tag w:val="goog_rdk_223"/>
          <w:id w:val="1518735305"/>
        </w:sdtPr>
        <w:sdtContent/>
      </w:sdt>
      <w:r w:rsidRPr="00053883">
        <w:rPr>
          <w:iCs/>
          <w:szCs w:val="24"/>
        </w:rPr>
        <w:t>ws the second key result from the benchmarking</w:t>
      </w:r>
      <w:r w:rsidRPr="004E6520">
        <w:rPr>
          <w:iCs/>
          <w:szCs w:val="24"/>
        </w:rPr>
        <w:t>.</w:t>
      </w:r>
    </w:p>
    <w:p w14:paraId="000000AE" w14:textId="6D409B1B" w:rsidR="009E2D3C" w:rsidRPr="005010DE" w:rsidRDefault="002E28D3">
      <w:pPr>
        <w:spacing w:after="0"/>
        <w:jc w:val="center"/>
        <w:rPr>
          <w:szCs w:val="24"/>
        </w:rPr>
      </w:pPr>
      <w:r>
        <w:rPr>
          <w:noProof/>
          <w:szCs w:val="24"/>
        </w:rPr>
        <w:drawing>
          <wp:inline distT="0" distB="0" distL="0" distR="0" wp14:anchorId="5FB14ECD" wp14:editId="01D035A2">
            <wp:extent cx="5937885" cy="296862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2968625"/>
                    </a:xfrm>
                    <a:prstGeom prst="rect">
                      <a:avLst/>
                    </a:prstGeom>
                    <a:noFill/>
                    <a:ln>
                      <a:noFill/>
                    </a:ln>
                  </pic:spPr>
                </pic:pic>
              </a:graphicData>
            </a:graphic>
          </wp:inline>
        </w:drawing>
      </w:r>
    </w:p>
    <w:p w14:paraId="000000B0" w14:textId="3EF84411" w:rsidR="009E2D3C" w:rsidRPr="00053883" w:rsidRDefault="00491D0E" w:rsidP="00053883">
      <w:pPr>
        <w:pStyle w:val="Caption"/>
        <w:jc w:val="center"/>
        <w:rPr>
          <w:color w:val="auto"/>
          <w:sz w:val="24"/>
          <w:szCs w:val="24"/>
          <w:vertAlign w:val="superscript"/>
        </w:rPr>
      </w:pPr>
      <w:bookmarkStart w:id="41" w:name="_Ref54385590"/>
      <w:r w:rsidRPr="00053883">
        <w:rPr>
          <w:color w:val="auto"/>
          <w:sz w:val="24"/>
          <w:szCs w:val="24"/>
        </w:rPr>
        <w:t xml:space="preserve">Figure </w:t>
      </w:r>
      <w:bookmarkEnd w:id="41"/>
      <w:r w:rsidR="00265E5B">
        <w:rPr>
          <w:color w:val="auto"/>
          <w:sz w:val="24"/>
          <w:szCs w:val="24"/>
        </w:rPr>
        <w:t>15</w:t>
      </w:r>
      <w:r w:rsidR="00265E5B" w:rsidRPr="00053883">
        <w:rPr>
          <w:color w:val="auto"/>
          <w:sz w:val="24"/>
          <w:szCs w:val="24"/>
        </w:rPr>
        <w:t xml:space="preserve"> </w:t>
      </w:r>
      <w:r w:rsidR="00B855CF" w:rsidRPr="00053883">
        <w:rPr>
          <w:color w:val="auto"/>
          <w:sz w:val="24"/>
          <w:szCs w:val="24"/>
        </w:rPr>
        <w:t>Aggregated TI RMSE for Cup2Cup, Lidar2Cup, and Sodar2Cup</w:t>
      </w:r>
      <w:r w:rsidR="00ED7870" w:rsidRPr="00C72428">
        <w:rPr>
          <w:color w:val="auto"/>
          <w:sz w:val="24"/>
          <w:szCs w:val="24"/>
          <w:vertAlign w:val="superscript"/>
        </w:rPr>
        <w:fldChar w:fldCharType="begin"/>
      </w:r>
      <w:r w:rsidR="00ED7870" w:rsidRPr="00C72428">
        <w:rPr>
          <w:color w:val="auto"/>
          <w:sz w:val="24"/>
          <w:szCs w:val="24"/>
          <w:vertAlign w:val="superscript"/>
        </w:rPr>
        <w:instrText xml:space="preserve"> NOTEREF _Ref55909154 \h </w:instrText>
      </w:r>
      <w:r w:rsidR="00ED7870">
        <w:rPr>
          <w:color w:val="auto"/>
          <w:sz w:val="24"/>
          <w:szCs w:val="24"/>
          <w:vertAlign w:val="superscript"/>
        </w:rPr>
        <w:instrText xml:space="preserve"> \* MERGEFORMAT </w:instrText>
      </w:r>
      <w:r w:rsidR="00ED7870" w:rsidRPr="00C72428">
        <w:rPr>
          <w:color w:val="auto"/>
          <w:sz w:val="24"/>
          <w:szCs w:val="24"/>
          <w:vertAlign w:val="superscript"/>
        </w:rPr>
      </w:r>
      <w:r w:rsidR="00ED7870" w:rsidRPr="00C72428">
        <w:rPr>
          <w:color w:val="auto"/>
          <w:sz w:val="24"/>
          <w:szCs w:val="24"/>
          <w:vertAlign w:val="superscript"/>
        </w:rPr>
        <w:fldChar w:fldCharType="separate"/>
      </w:r>
      <w:r w:rsidR="006F2451">
        <w:rPr>
          <w:color w:val="auto"/>
          <w:sz w:val="24"/>
          <w:szCs w:val="24"/>
          <w:vertAlign w:val="superscript"/>
        </w:rPr>
        <w:t>4</w:t>
      </w:r>
      <w:r w:rsidR="00ED7870" w:rsidRPr="00C72428">
        <w:rPr>
          <w:color w:val="auto"/>
          <w:sz w:val="24"/>
          <w:szCs w:val="24"/>
          <w:vertAlign w:val="superscript"/>
        </w:rPr>
        <w:fldChar w:fldCharType="end"/>
      </w:r>
    </w:p>
    <w:p w14:paraId="096A63CC" w14:textId="77777777" w:rsidR="006D324F" w:rsidRDefault="006D324F">
      <w:pPr>
        <w:rPr>
          <w:szCs w:val="24"/>
        </w:rPr>
      </w:pPr>
      <w:r>
        <w:rPr>
          <w:szCs w:val="24"/>
        </w:rPr>
        <w:br w:type="page"/>
      </w:r>
    </w:p>
    <w:p w14:paraId="000000B1" w14:textId="6EB07B65" w:rsidR="009E2D3C" w:rsidRDefault="00B855CF">
      <w:pPr>
        <w:jc w:val="both"/>
        <w:rPr>
          <w:ins w:id="42" w:author="Alexandra Arntsen" w:date="2021-02-07T21:48:00Z"/>
          <w:szCs w:val="24"/>
        </w:rPr>
      </w:pPr>
      <w:proofErr w:type="gramStart"/>
      <w:r w:rsidRPr="005010DE">
        <w:rPr>
          <w:szCs w:val="24"/>
        </w:rPr>
        <w:lastRenderedPageBreak/>
        <w:t>Again</w:t>
      </w:r>
      <w:proofErr w:type="gramEnd"/>
      <w:r w:rsidRPr="005010DE">
        <w:rPr>
          <w:szCs w:val="24"/>
        </w:rPr>
        <w:t xml:space="preserve"> focusing on the wind speed range 4-12 m/s, the aggregated Cup2Cup RMSE result is again quite low (favorable precision)</w:t>
      </w:r>
      <w:r w:rsidR="00265E5B">
        <w:rPr>
          <w:szCs w:val="24"/>
        </w:rPr>
        <w:t xml:space="preserve"> at </w:t>
      </w:r>
      <w:r w:rsidRPr="005010DE">
        <w:rPr>
          <w:szCs w:val="24"/>
        </w:rPr>
        <w:t xml:space="preserve">0.43-1.23% across the wind </w:t>
      </w:r>
      <w:sdt>
        <w:sdtPr>
          <w:tag w:val="goog_rdk_198"/>
          <w:id w:val="-833915610"/>
        </w:sdtPr>
        <w:sdtContent/>
      </w:sdt>
      <w:r w:rsidRPr="005010DE">
        <w:rPr>
          <w:szCs w:val="24"/>
        </w:rPr>
        <w:t xml:space="preserve">speed range. The Lidar2Cup RMSE is between 2.21-5.77% for the same wind speed range, and the Sodar2Cup RMSE is between 3.85-12.59%. All comparisons have a trend of improving precision as wind speeds increase. </w:t>
      </w:r>
    </w:p>
    <w:p w14:paraId="037AB4FA" w14:textId="77777777" w:rsidR="00265E5B" w:rsidRDefault="00265E5B">
      <w:pPr>
        <w:jc w:val="both"/>
        <w:rPr>
          <w:szCs w:val="24"/>
        </w:rPr>
      </w:pPr>
    </w:p>
    <w:tbl>
      <w:tblPr>
        <w:tblW w:w="4537" w:type="dxa"/>
        <w:jc w:val="center"/>
        <w:tblLook w:val="04A0" w:firstRow="1" w:lastRow="0" w:firstColumn="1" w:lastColumn="0" w:noHBand="0" w:noVBand="1"/>
      </w:tblPr>
      <w:tblGrid>
        <w:gridCol w:w="960"/>
        <w:gridCol w:w="1098"/>
        <w:gridCol w:w="1199"/>
        <w:gridCol w:w="1280"/>
      </w:tblGrid>
      <w:tr w:rsidR="00456A77" w:rsidRPr="00913321" w14:paraId="2FE22B65" w14:textId="77777777" w:rsidTr="006D324F">
        <w:trPr>
          <w:trHeight w:val="315"/>
          <w:jc w:val="center"/>
        </w:trPr>
        <w:tc>
          <w:tcPr>
            <w:tcW w:w="4537" w:type="dxa"/>
            <w:gridSpan w:val="4"/>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E0D1EC" w14:textId="61BE18B6" w:rsidR="00456A77" w:rsidRPr="00605F14" w:rsidRDefault="00456A77" w:rsidP="003F3958">
            <w:pPr>
              <w:spacing w:after="0" w:line="240" w:lineRule="auto"/>
              <w:jc w:val="center"/>
              <w:rPr>
                <w:rFonts w:eastAsia="Times New Roman"/>
                <w:color w:val="000000"/>
                <w:szCs w:val="24"/>
                <w:lang w:val="en-GB" w:eastAsia="en-GB"/>
              </w:rPr>
            </w:pPr>
            <w:r>
              <w:rPr>
                <w:rFonts w:eastAsia="Times New Roman"/>
                <w:color w:val="000000"/>
                <w:szCs w:val="24"/>
                <w:lang w:val="en-GB" w:eastAsia="en-GB"/>
              </w:rPr>
              <w:t>Range of Aggregated TI RMSE for 4-12 m/s</w:t>
            </w:r>
          </w:p>
        </w:tc>
      </w:tr>
      <w:tr w:rsidR="00456A77" w:rsidRPr="00913321" w14:paraId="2FD78D95" w14:textId="77777777" w:rsidTr="006D324F">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2A7814F" w14:textId="77777777" w:rsidR="00456A77" w:rsidRPr="00605F14" w:rsidRDefault="00456A77" w:rsidP="003F3958">
            <w:pPr>
              <w:spacing w:after="0" w:line="240" w:lineRule="auto"/>
              <w:jc w:val="center"/>
              <w:rPr>
                <w:rFonts w:eastAsia="Times New Roman"/>
                <w:color w:val="000000"/>
                <w:szCs w:val="24"/>
                <w:lang w:val="en-GB" w:eastAsia="en-GB"/>
              </w:rPr>
            </w:pPr>
          </w:p>
        </w:tc>
        <w:tc>
          <w:tcPr>
            <w:tcW w:w="1098" w:type="dxa"/>
            <w:tcBorders>
              <w:top w:val="single" w:sz="8" w:space="0" w:color="auto"/>
              <w:left w:val="nil"/>
              <w:bottom w:val="single" w:sz="8" w:space="0" w:color="auto"/>
              <w:right w:val="single" w:sz="8" w:space="0" w:color="auto"/>
            </w:tcBorders>
            <w:shd w:val="clear" w:color="auto" w:fill="auto"/>
            <w:noWrap/>
            <w:vAlign w:val="center"/>
            <w:hideMark/>
          </w:tcPr>
          <w:p w14:paraId="3F186F58"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Cup2Cup</w:t>
            </w:r>
          </w:p>
        </w:tc>
        <w:tc>
          <w:tcPr>
            <w:tcW w:w="1199" w:type="dxa"/>
            <w:tcBorders>
              <w:top w:val="single" w:sz="8" w:space="0" w:color="auto"/>
              <w:left w:val="nil"/>
              <w:bottom w:val="single" w:sz="8" w:space="0" w:color="auto"/>
              <w:right w:val="single" w:sz="8" w:space="0" w:color="auto"/>
            </w:tcBorders>
            <w:shd w:val="clear" w:color="auto" w:fill="auto"/>
            <w:noWrap/>
            <w:vAlign w:val="center"/>
            <w:hideMark/>
          </w:tcPr>
          <w:p w14:paraId="27744CED"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Lidar2Cup</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14:paraId="33B7DE4A"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Sodar2Cup</w:t>
            </w:r>
          </w:p>
        </w:tc>
      </w:tr>
      <w:tr w:rsidR="00456A77" w:rsidRPr="00913321" w14:paraId="52EAE194"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5F58A7" w14:textId="77777777" w:rsidR="00456A77" w:rsidRPr="00605F14" w:rsidRDefault="00456A77" w:rsidP="00456A77">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Min</w:t>
            </w:r>
          </w:p>
        </w:tc>
        <w:tc>
          <w:tcPr>
            <w:tcW w:w="1098" w:type="dxa"/>
            <w:tcBorders>
              <w:top w:val="nil"/>
              <w:left w:val="nil"/>
              <w:bottom w:val="single" w:sz="8" w:space="0" w:color="auto"/>
              <w:right w:val="single" w:sz="8" w:space="0" w:color="auto"/>
            </w:tcBorders>
            <w:shd w:val="clear" w:color="auto" w:fill="auto"/>
            <w:noWrap/>
            <w:vAlign w:val="bottom"/>
            <w:hideMark/>
          </w:tcPr>
          <w:p w14:paraId="13D90278" w14:textId="2D1EC178"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0.43</w:t>
            </w:r>
          </w:p>
        </w:tc>
        <w:tc>
          <w:tcPr>
            <w:tcW w:w="1199" w:type="dxa"/>
            <w:tcBorders>
              <w:top w:val="nil"/>
              <w:left w:val="nil"/>
              <w:bottom w:val="single" w:sz="8" w:space="0" w:color="auto"/>
              <w:right w:val="single" w:sz="8" w:space="0" w:color="auto"/>
            </w:tcBorders>
            <w:shd w:val="clear" w:color="auto" w:fill="auto"/>
            <w:noWrap/>
            <w:vAlign w:val="bottom"/>
            <w:hideMark/>
          </w:tcPr>
          <w:p w14:paraId="07407C8E" w14:textId="0FF0D870"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2.21</w:t>
            </w:r>
          </w:p>
        </w:tc>
        <w:tc>
          <w:tcPr>
            <w:tcW w:w="1280" w:type="dxa"/>
            <w:tcBorders>
              <w:top w:val="nil"/>
              <w:left w:val="nil"/>
              <w:bottom w:val="single" w:sz="8" w:space="0" w:color="auto"/>
              <w:right w:val="single" w:sz="8" w:space="0" w:color="auto"/>
            </w:tcBorders>
            <w:shd w:val="clear" w:color="auto" w:fill="auto"/>
            <w:noWrap/>
            <w:vAlign w:val="bottom"/>
            <w:hideMark/>
          </w:tcPr>
          <w:p w14:paraId="4FF70796" w14:textId="25ABEAE0"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3.85</w:t>
            </w:r>
          </w:p>
        </w:tc>
      </w:tr>
      <w:tr w:rsidR="00456A77" w:rsidRPr="00913321" w14:paraId="7990F9E3"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DCCDAC" w14:textId="77777777" w:rsidR="00456A77" w:rsidRPr="00605F14" w:rsidRDefault="00456A77" w:rsidP="00456A77">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Max</w:t>
            </w:r>
          </w:p>
        </w:tc>
        <w:tc>
          <w:tcPr>
            <w:tcW w:w="1098" w:type="dxa"/>
            <w:tcBorders>
              <w:top w:val="nil"/>
              <w:left w:val="nil"/>
              <w:bottom w:val="single" w:sz="8" w:space="0" w:color="auto"/>
              <w:right w:val="single" w:sz="8" w:space="0" w:color="auto"/>
            </w:tcBorders>
            <w:shd w:val="clear" w:color="auto" w:fill="auto"/>
            <w:noWrap/>
            <w:vAlign w:val="bottom"/>
            <w:hideMark/>
          </w:tcPr>
          <w:p w14:paraId="0CCB1056" w14:textId="1CC78CDE"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1.23</w:t>
            </w:r>
          </w:p>
        </w:tc>
        <w:tc>
          <w:tcPr>
            <w:tcW w:w="1199" w:type="dxa"/>
            <w:tcBorders>
              <w:top w:val="nil"/>
              <w:left w:val="nil"/>
              <w:bottom w:val="single" w:sz="8" w:space="0" w:color="auto"/>
              <w:right w:val="single" w:sz="8" w:space="0" w:color="auto"/>
            </w:tcBorders>
            <w:shd w:val="clear" w:color="auto" w:fill="auto"/>
            <w:noWrap/>
            <w:vAlign w:val="bottom"/>
            <w:hideMark/>
          </w:tcPr>
          <w:p w14:paraId="653E6657" w14:textId="31F850E4"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5.77</w:t>
            </w:r>
          </w:p>
        </w:tc>
        <w:tc>
          <w:tcPr>
            <w:tcW w:w="1280" w:type="dxa"/>
            <w:tcBorders>
              <w:top w:val="nil"/>
              <w:left w:val="nil"/>
              <w:bottom w:val="single" w:sz="8" w:space="0" w:color="auto"/>
              <w:right w:val="single" w:sz="8" w:space="0" w:color="auto"/>
            </w:tcBorders>
            <w:shd w:val="clear" w:color="auto" w:fill="auto"/>
            <w:noWrap/>
            <w:vAlign w:val="bottom"/>
            <w:hideMark/>
          </w:tcPr>
          <w:p w14:paraId="25E9132A" w14:textId="44E4724F"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12.59</w:t>
            </w:r>
          </w:p>
        </w:tc>
      </w:tr>
    </w:tbl>
    <w:p w14:paraId="422B8F6F" w14:textId="4B5DEC31" w:rsidR="00265E5B" w:rsidRPr="00037B7A" w:rsidRDefault="00265E5B" w:rsidP="00265E5B">
      <w:pPr>
        <w:jc w:val="center"/>
        <w:rPr>
          <w:i/>
          <w:iCs/>
          <w:szCs w:val="24"/>
        </w:rPr>
      </w:pPr>
      <w:r w:rsidRPr="00037B7A">
        <w:rPr>
          <w:i/>
          <w:iCs/>
          <w:szCs w:val="24"/>
        </w:rPr>
        <w:t xml:space="preserve">Table </w:t>
      </w:r>
      <w:r>
        <w:rPr>
          <w:i/>
          <w:iCs/>
          <w:szCs w:val="24"/>
        </w:rPr>
        <w:t>3</w:t>
      </w:r>
      <w:r w:rsidRPr="00037B7A">
        <w:rPr>
          <w:i/>
          <w:iCs/>
          <w:szCs w:val="24"/>
        </w:rPr>
        <w:t xml:space="preserve"> Aggregated TI </w:t>
      </w:r>
      <w:r>
        <w:rPr>
          <w:i/>
          <w:iCs/>
          <w:szCs w:val="24"/>
        </w:rPr>
        <w:t>RMSE</w:t>
      </w:r>
      <w:r w:rsidRPr="00037B7A">
        <w:rPr>
          <w:i/>
          <w:iCs/>
          <w:szCs w:val="24"/>
        </w:rPr>
        <w:t xml:space="preserve"> for comparison at the 4-12 m/s bin range</w:t>
      </w:r>
    </w:p>
    <w:p w14:paraId="5E93A8E6" w14:textId="1C2A79F5" w:rsidR="003D68BE" w:rsidRDefault="003D68BE">
      <w:pPr>
        <w:rPr>
          <w:szCs w:val="24"/>
        </w:rPr>
      </w:pPr>
    </w:p>
    <w:p w14:paraId="000000B5" w14:textId="7EA6A803" w:rsidR="009E2D3C" w:rsidRPr="00053883" w:rsidRDefault="00FB58FB" w:rsidP="004E6520">
      <w:pPr>
        <w:pStyle w:val="Heading3"/>
      </w:pPr>
      <w:bookmarkStart w:id="43" w:name="_Toc59575321"/>
      <w:r>
        <w:t>Representative</w:t>
      </w:r>
      <w:r w:rsidRPr="00053883">
        <w:t xml:space="preserve"> </w:t>
      </w:r>
      <w:r w:rsidR="00B855CF" w:rsidRPr="00053883">
        <w:t>TI</w:t>
      </w:r>
      <w:bookmarkEnd w:id="43"/>
      <w:r w:rsidR="00B855CF" w:rsidRPr="00053883">
        <w:t xml:space="preserve"> </w:t>
      </w:r>
    </w:p>
    <w:p w14:paraId="000000B6" w14:textId="37E7978B" w:rsidR="009E2D3C" w:rsidRPr="005010DE" w:rsidRDefault="004B06FF">
      <w:pPr>
        <w:jc w:val="both"/>
        <w:rPr>
          <w:szCs w:val="24"/>
          <w:highlight w:val="yellow"/>
        </w:rPr>
      </w:pPr>
      <w:r w:rsidRPr="00ED15DE">
        <w:rPr>
          <w:szCs w:val="24"/>
        </w:rPr>
        <w:fldChar w:fldCharType="begin"/>
      </w:r>
      <w:r w:rsidRPr="00ED15DE">
        <w:rPr>
          <w:szCs w:val="24"/>
        </w:rPr>
        <w:instrText xml:space="preserve"> REF _Ref54385607 \h </w:instrText>
      </w:r>
      <w:r w:rsidR="00ED15DE" w:rsidRPr="00053883">
        <w:rPr>
          <w:szCs w:val="24"/>
        </w:rPr>
        <w:instrText xml:space="preserve"> \* MERGEFORMAT </w:instrText>
      </w:r>
      <w:r w:rsidRPr="00ED15DE">
        <w:rPr>
          <w:szCs w:val="24"/>
        </w:rPr>
      </w:r>
      <w:r w:rsidRPr="00ED15DE">
        <w:rPr>
          <w:szCs w:val="24"/>
        </w:rPr>
        <w:fldChar w:fldCharType="separate"/>
      </w:r>
      <w:r w:rsidR="00265E5B" w:rsidRPr="00053883">
        <w:rPr>
          <w:szCs w:val="24"/>
        </w:rPr>
        <w:t xml:space="preserve">Figure </w:t>
      </w:r>
      <w:r w:rsidRPr="00ED15DE">
        <w:rPr>
          <w:szCs w:val="24"/>
        </w:rPr>
        <w:fldChar w:fldCharType="end"/>
      </w:r>
      <w:r w:rsidR="00265E5B">
        <w:rPr>
          <w:szCs w:val="24"/>
        </w:rPr>
        <w:t>16</w:t>
      </w:r>
      <w:r w:rsidR="00B855CF" w:rsidRPr="00ED15DE">
        <w:rPr>
          <w:szCs w:val="24"/>
        </w:rPr>
        <w:t xml:space="preserve"> and </w:t>
      </w:r>
      <w:r w:rsidR="00265E5B">
        <w:rPr>
          <w:szCs w:val="24"/>
        </w:rPr>
        <w:t>Figure 17</w:t>
      </w:r>
      <w:r w:rsidR="00B855CF" w:rsidRPr="00ED15DE">
        <w:rPr>
          <w:szCs w:val="24"/>
        </w:rPr>
        <w:t xml:space="preserve"> below</w:t>
      </w:r>
      <w:r w:rsidR="00B855CF" w:rsidRPr="005010DE">
        <w:rPr>
          <w:szCs w:val="24"/>
        </w:rPr>
        <w:t xml:space="preserve"> show the </w:t>
      </w:r>
      <w:r w:rsidR="00FB58FB">
        <w:rPr>
          <w:szCs w:val="24"/>
        </w:rPr>
        <w:t>representative</w:t>
      </w:r>
      <w:r w:rsidR="00FB58FB" w:rsidRPr="005010DE">
        <w:rPr>
          <w:szCs w:val="24"/>
        </w:rPr>
        <w:t xml:space="preserve"> </w:t>
      </w:r>
      <w:r w:rsidR="00B855CF" w:rsidRPr="005010DE">
        <w:rPr>
          <w:szCs w:val="24"/>
        </w:rPr>
        <w:t>TI results, now aggrega</w:t>
      </w:r>
      <w:sdt>
        <w:sdtPr>
          <w:tag w:val="goog_rdk_144"/>
          <w:id w:val="1539861438"/>
        </w:sdtPr>
        <w:sdtContent/>
      </w:sdt>
      <w:r w:rsidR="00B855CF" w:rsidRPr="005010DE">
        <w:rPr>
          <w:szCs w:val="24"/>
        </w:rPr>
        <w:t xml:space="preserve">ted across all projects. </w:t>
      </w:r>
    </w:p>
    <w:p w14:paraId="000000B7" w14:textId="169D8BD8" w:rsidR="009E2D3C" w:rsidRPr="005010DE" w:rsidRDefault="002E28D3">
      <w:pPr>
        <w:jc w:val="both"/>
        <w:rPr>
          <w:szCs w:val="24"/>
        </w:rPr>
      </w:pPr>
      <w:r>
        <w:rPr>
          <w:noProof/>
          <w:szCs w:val="24"/>
        </w:rPr>
        <w:drawing>
          <wp:inline distT="0" distB="0" distL="0" distR="0" wp14:anchorId="7C356628" wp14:editId="0595AC96">
            <wp:extent cx="5937885" cy="19062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7885" cy="1906270"/>
                    </a:xfrm>
                    <a:prstGeom prst="rect">
                      <a:avLst/>
                    </a:prstGeom>
                    <a:noFill/>
                    <a:ln>
                      <a:noFill/>
                    </a:ln>
                  </pic:spPr>
                </pic:pic>
              </a:graphicData>
            </a:graphic>
          </wp:inline>
        </w:drawing>
      </w:r>
    </w:p>
    <w:p w14:paraId="000000B8" w14:textId="40E6F43B" w:rsidR="009E2D3C" w:rsidRPr="00053883" w:rsidRDefault="00491D0E" w:rsidP="00053883">
      <w:pPr>
        <w:pStyle w:val="Caption"/>
        <w:jc w:val="center"/>
        <w:rPr>
          <w:color w:val="auto"/>
          <w:sz w:val="24"/>
          <w:szCs w:val="24"/>
          <w:vertAlign w:val="superscript"/>
        </w:rPr>
      </w:pPr>
      <w:bookmarkStart w:id="44" w:name="_Ref54385607"/>
      <w:r w:rsidRPr="00053883">
        <w:rPr>
          <w:color w:val="auto"/>
          <w:sz w:val="24"/>
          <w:szCs w:val="24"/>
        </w:rPr>
        <w:t xml:space="preserve">Figure </w:t>
      </w:r>
      <w:bookmarkEnd w:id="44"/>
      <w:r w:rsidR="00265E5B">
        <w:rPr>
          <w:color w:val="auto"/>
          <w:sz w:val="24"/>
          <w:szCs w:val="24"/>
        </w:rPr>
        <w:t>16</w:t>
      </w:r>
      <w:r w:rsidR="00265E5B" w:rsidRPr="00053883">
        <w:rPr>
          <w:color w:val="auto"/>
          <w:sz w:val="24"/>
          <w:szCs w:val="24"/>
        </w:rPr>
        <w:t xml:space="preserve"> </w:t>
      </w:r>
      <w:r w:rsidR="00B855CF" w:rsidRPr="00053883">
        <w:rPr>
          <w:color w:val="auto"/>
          <w:sz w:val="24"/>
          <w:szCs w:val="24"/>
        </w:rPr>
        <w:t>Individual P</w:t>
      </w:r>
      <w:sdt>
        <w:sdtPr>
          <w:rPr>
            <w:color w:val="auto"/>
            <w:sz w:val="24"/>
            <w:szCs w:val="24"/>
          </w:rPr>
          <w:tag w:val="goog_rdk_199"/>
          <w:id w:val="-496413915"/>
        </w:sdtPr>
        <w:sdtContent/>
      </w:sdt>
      <w:r w:rsidR="00B855CF" w:rsidRPr="00053883">
        <w:rPr>
          <w:color w:val="auto"/>
          <w:sz w:val="24"/>
          <w:szCs w:val="24"/>
        </w:rPr>
        <w:t xml:space="preserve">roject and Aggregated </w:t>
      </w:r>
      <w:r w:rsidR="00FB58FB">
        <w:rPr>
          <w:color w:val="auto"/>
          <w:sz w:val="24"/>
          <w:szCs w:val="24"/>
        </w:rPr>
        <w:t>Representative</w:t>
      </w:r>
      <w:r w:rsidR="00FB58FB" w:rsidRPr="00053883">
        <w:rPr>
          <w:color w:val="auto"/>
          <w:sz w:val="24"/>
          <w:szCs w:val="24"/>
        </w:rPr>
        <w:t xml:space="preserve"> </w:t>
      </w:r>
      <w:r w:rsidR="00B855CF" w:rsidRPr="00053883">
        <w:rPr>
          <w:color w:val="auto"/>
          <w:sz w:val="24"/>
          <w:szCs w:val="24"/>
        </w:rPr>
        <w:t>TI for Cup2Cup, Lidar2Cup, and Sodar2Cup</w:t>
      </w:r>
      <w:r w:rsidR="00ED7870" w:rsidRPr="00C72428">
        <w:rPr>
          <w:color w:val="auto"/>
          <w:sz w:val="24"/>
          <w:szCs w:val="24"/>
          <w:vertAlign w:val="superscript"/>
        </w:rPr>
        <w:fldChar w:fldCharType="begin"/>
      </w:r>
      <w:r w:rsidR="00ED7870" w:rsidRPr="00C72428">
        <w:rPr>
          <w:color w:val="auto"/>
          <w:sz w:val="24"/>
          <w:szCs w:val="24"/>
          <w:vertAlign w:val="superscript"/>
        </w:rPr>
        <w:instrText xml:space="preserve"> NOTEREF _Ref55909154 \h </w:instrText>
      </w:r>
      <w:r w:rsidR="00ED7870">
        <w:rPr>
          <w:color w:val="auto"/>
          <w:sz w:val="24"/>
          <w:szCs w:val="24"/>
          <w:vertAlign w:val="superscript"/>
        </w:rPr>
        <w:instrText xml:space="preserve"> \* MERGEFORMAT </w:instrText>
      </w:r>
      <w:r w:rsidR="00ED7870" w:rsidRPr="00C72428">
        <w:rPr>
          <w:color w:val="auto"/>
          <w:sz w:val="24"/>
          <w:szCs w:val="24"/>
          <w:vertAlign w:val="superscript"/>
        </w:rPr>
      </w:r>
      <w:r w:rsidR="00ED7870" w:rsidRPr="00C72428">
        <w:rPr>
          <w:color w:val="auto"/>
          <w:sz w:val="24"/>
          <w:szCs w:val="24"/>
          <w:vertAlign w:val="superscript"/>
        </w:rPr>
        <w:fldChar w:fldCharType="separate"/>
      </w:r>
      <w:r w:rsidR="006F2451">
        <w:rPr>
          <w:color w:val="auto"/>
          <w:sz w:val="24"/>
          <w:szCs w:val="24"/>
          <w:vertAlign w:val="superscript"/>
        </w:rPr>
        <w:t>4</w:t>
      </w:r>
      <w:r w:rsidR="00ED7870" w:rsidRPr="00C72428">
        <w:rPr>
          <w:color w:val="auto"/>
          <w:sz w:val="24"/>
          <w:szCs w:val="24"/>
          <w:vertAlign w:val="superscript"/>
        </w:rPr>
        <w:fldChar w:fldCharType="end"/>
      </w:r>
    </w:p>
    <w:p w14:paraId="000000BB" w14:textId="6593CA82" w:rsidR="009E2D3C" w:rsidRPr="005010DE" w:rsidRDefault="00913321">
      <w:pPr>
        <w:jc w:val="center"/>
        <w:rPr>
          <w:szCs w:val="24"/>
        </w:rPr>
      </w:pPr>
      <w:r>
        <w:rPr>
          <w:noProof/>
          <w:szCs w:val="24"/>
        </w:rPr>
        <w:lastRenderedPageBreak/>
        <w:drawing>
          <wp:inline distT="0" distB="0" distL="0" distR="0" wp14:anchorId="683F41ED" wp14:editId="755E26C9">
            <wp:extent cx="5937885" cy="296862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885" cy="2968625"/>
                    </a:xfrm>
                    <a:prstGeom prst="rect">
                      <a:avLst/>
                    </a:prstGeom>
                    <a:noFill/>
                    <a:ln>
                      <a:noFill/>
                    </a:ln>
                  </pic:spPr>
                </pic:pic>
              </a:graphicData>
            </a:graphic>
          </wp:inline>
        </w:drawing>
      </w:r>
    </w:p>
    <w:p w14:paraId="41BE1999" w14:textId="5616962B" w:rsidR="00263ECD" w:rsidRPr="00263ECD" w:rsidRDefault="00491D0E" w:rsidP="00263ECD">
      <w:bookmarkStart w:id="45" w:name="_Ref54385613"/>
      <w:r w:rsidRPr="00053883">
        <w:rPr>
          <w:szCs w:val="24"/>
        </w:rPr>
        <w:t>Figure</w:t>
      </w:r>
      <w:r w:rsidR="00265E5B">
        <w:rPr>
          <w:szCs w:val="24"/>
        </w:rPr>
        <w:t xml:space="preserve"> </w:t>
      </w:r>
      <w:bookmarkEnd w:id="45"/>
      <w:r w:rsidR="00931469">
        <w:rPr>
          <w:szCs w:val="24"/>
        </w:rPr>
        <w:t>17</w:t>
      </w:r>
      <w:r w:rsidR="00931469" w:rsidRPr="00053883">
        <w:rPr>
          <w:szCs w:val="24"/>
        </w:rPr>
        <w:t xml:space="preserve"> Aggregated</w:t>
      </w:r>
      <w:r w:rsidR="00B855CF" w:rsidRPr="00053883">
        <w:rPr>
          <w:szCs w:val="24"/>
        </w:rPr>
        <w:t xml:space="preserve"> </w:t>
      </w:r>
      <w:r w:rsidR="00FB58FB">
        <w:rPr>
          <w:szCs w:val="24"/>
        </w:rPr>
        <w:t>Representative</w:t>
      </w:r>
      <w:r w:rsidR="00FB58FB" w:rsidRPr="00053883">
        <w:rPr>
          <w:szCs w:val="24"/>
        </w:rPr>
        <w:t xml:space="preserve"> </w:t>
      </w:r>
      <w:r w:rsidR="00B855CF" w:rsidRPr="00053883">
        <w:rPr>
          <w:szCs w:val="24"/>
        </w:rPr>
        <w:t>TI Difference for Cup2Cup, Lidar2Cup, and Sodar2Cup</w:t>
      </w:r>
      <w:r w:rsidR="00ED7870" w:rsidRPr="00C72428">
        <w:rPr>
          <w:szCs w:val="24"/>
          <w:vertAlign w:val="superscript"/>
        </w:rPr>
        <w:fldChar w:fldCharType="begin"/>
      </w:r>
      <w:r w:rsidR="00ED7870" w:rsidRPr="00C72428">
        <w:rPr>
          <w:szCs w:val="24"/>
          <w:vertAlign w:val="superscript"/>
        </w:rPr>
        <w:instrText xml:space="preserve"> NOTEREF _Ref55909154 \h </w:instrText>
      </w:r>
      <w:r w:rsidR="00ED7870">
        <w:rPr>
          <w:szCs w:val="24"/>
          <w:vertAlign w:val="superscript"/>
        </w:rPr>
        <w:instrText xml:space="preserve"> \* MERGEFORMAT </w:instrText>
      </w:r>
      <w:r w:rsidR="00ED7870" w:rsidRPr="00C72428">
        <w:rPr>
          <w:szCs w:val="24"/>
          <w:vertAlign w:val="superscript"/>
        </w:rPr>
      </w:r>
      <w:r w:rsidR="00ED7870" w:rsidRPr="00C72428">
        <w:rPr>
          <w:szCs w:val="24"/>
          <w:vertAlign w:val="superscript"/>
        </w:rPr>
        <w:fldChar w:fldCharType="separate"/>
      </w:r>
      <w:r w:rsidR="006F2451">
        <w:rPr>
          <w:szCs w:val="24"/>
          <w:vertAlign w:val="superscript"/>
        </w:rPr>
        <w:t>4</w:t>
      </w:r>
      <w:r w:rsidR="00ED7870" w:rsidRPr="00C72428">
        <w:rPr>
          <w:szCs w:val="24"/>
          <w:vertAlign w:val="superscript"/>
        </w:rPr>
        <w:fldChar w:fldCharType="end"/>
      </w:r>
    </w:p>
    <w:p w14:paraId="24141A6B" w14:textId="7A60FB25" w:rsidR="00206BCE" w:rsidRPr="00931469" w:rsidRDefault="00263ECD" w:rsidP="00931469">
      <w:pPr>
        <w:pStyle w:val="Caption"/>
        <w:rPr>
          <w:i w:val="0"/>
          <w:iCs w:val="0"/>
          <w:color w:val="000000" w:themeColor="text1"/>
          <w:sz w:val="24"/>
          <w:szCs w:val="24"/>
        </w:rPr>
      </w:pPr>
      <w:r w:rsidRPr="00931469">
        <w:rPr>
          <w:i w:val="0"/>
          <w:iCs w:val="0"/>
          <w:color w:val="000000" w:themeColor="text1"/>
          <w:sz w:val="24"/>
          <w:szCs w:val="24"/>
        </w:rPr>
        <w:t xml:space="preserve">Within wind speed range 4-12 m/s, Cup2Cup aggregated representative TI difference ranges from -0.18 to 0.10 percent while aggregated representative TI difference for Lidar2Cup and Sodar to cup </w:t>
      </w:r>
      <w:r w:rsidR="00931469" w:rsidRPr="00931469">
        <w:rPr>
          <w:i w:val="0"/>
          <w:iCs w:val="0"/>
          <w:color w:val="000000" w:themeColor="text1"/>
          <w:sz w:val="24"/>
          <w:szCs w:val="24"/>
        </w:rPr>
        <w:t>exhibit larger differences (Table 4). The Lidar2Cup aggregated representative TI difference is positive across all wind speed bins while the Sodar2Cup aggregated representative TI difference switches from positive to negative as wind speed surpasses 7 m/s.</w:t>
      </w:r>
      <w:r w:rsidRPr="00931469">
        <w:rPr>
          <w:i w:val="0"/>
          <w:iCs w:val="0"/>
          <w:color w:val="000000" w:themeColor="text1"/>
          <w:sz w:val="24"/>
          <w:szCs w:val="24"/>
        </w:rPr>
        <w:t xml:space="preserve"> </w:t>
      </w:r>
    </w:p>
    <w:tbl>
      <w:tblPr>
        <w:tblW w:w="4537" w:type="dxa"/>
        <w:jc w:val="center"/>
        <w:tblLook w:val="04A0" w:firstRow="1" w:lastRow="0" w:firstColumn="1" w:lastColumn="0" w:noHBand="0" w:noVBand="1"/>
      </w:tblPr>
      <w:tblGrid>
        <w:gridCol w:w="960"/>
        <w:gridCol w:w="1098"/>
        <w:gridCol w:w="1199"/>
        <w:gridCol w:w="1280"/>
      </w:tblGrid>
      <w:tr w:rsidR="00456A77" w:rsidRPr="00913321" w14:paraId="1BC9BEE1" w14:textId="77777777" w:rsidTr="006D324F">
        <w:trPr>
          <w:trHeight w:val="315"/>
          <w:jc w:val="center"/>
        </w:trPr>
        <w:tc>
          <w:tcPr>
            <w:tcW w:w="4537" w:type="dxa"/>
            <w:gridSpan w:val="4"/>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67C42" w14:textId="6BF79473" w:rsidR="00456A77" w:rsidRPr="00605F14" w:rsidRDefault="00456A77" w:rsidP="003F3958">
            <w:pPr>
              <w:spacing w:after="0" w:line="240" w:lineRule="auto"/>
              <w:jc w:val="center"/>
              <w:rPr>
                <w:rFonts w:eastAsia="Times New Roman"/>
                <w:color w:val="000000"/>
                <w:szCs w:val="24"/>
                <w:lang w:val="en-GB" w:eastAsia="en-GB"/>
              </w:rPr>
            </w:pPr>
            <w:r>
              <w:rPr>
                <w:rFonts w:eastAsia="Times New Roman"/>
                <w:color w:val="000000"/>
                <w:szCs w:val="24"/>
                <w:lang w:val="en-GB" w:eastAsia="en-GB"/>
              </w:rPr>
              <w:t>Range of Aggregated Representative TI Difference for 4-12 m/s</w:t>
            </w:r>
          </w:p>
        </w:tc>
      </w:tr>
      <w:tr w:rsidR="00456A77" w:rsidRPr="00913321" w14:paraId="303DD69C" w14:textId="77777777" w:rsidTr="006D324F">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AC86F2" w14:textId="77777777" w:rsidR="00456A77" w:rsidRPr="00605F14" w:rsidRDefault="00456A77" w:rsidP="003F3958">
            <w:pPr>
              <w:spacing w:after="0" w:line="240" w:lineRule="auto"/>
              <w:jc w:val="center"/>
              <w:rPr>
                <w:rFonts w:eastAsia="Times New Roman"/>
                <w:color w:val="000000"/>
                <w:szCs w:val="24"/>
                <w:lang w:val="en-GB" w:eastAsia="en-GB"/>
              </w:rPr>
            </w:pPr>
          </w:p>
        </w:tc>
        <w:tc>
          <w:tcPr>
            <w:tcW w:w="1098" w:type="dxa"/>
            <w:tcBorders>
              <w:top w:val="single" w:sz="8" w:space="0" w:color="auto"/>
              <w:left w:val="nil"/>
              <w:bottom w:val="single" w:sz="8" w:space="0" w:color="auto"/>
              <w:right w:val="single" w:sz="8" w:space="0" w:color="auto"/>
            </w:tcBorders>
            <w:shd w:val="clear" w:color="auto" w:fill="auto"/>
            <w:noWrap/>
            <w:vAlign w:val="center"/>
            <w:hideMark/>
          </w:tcPr>
          <w:p w14:paraId="66C1B725"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Cup2Cup</w:t>
            </w:r>
          </w:p>
        </w:tc>
        <w:tc>
          <w:tcPr>
            <w:tcW w:w="1199" w:type="dxa"/>
            <w:tcBorders>
              <w:top w:val="single" w:sz="8" w:space="0" w:color="auto"/>
              <w:left w:val="nil"/>
              <w:bottom w:val="single" w:sz="8" w:space="0" w:color="auto"/>
              <w:right w:val="single" w:sz="8" w:space="0" w:color="auto"/>
            </w:tcBorders>
            <w:shd w:val="clear" w:color="auto" w:fill="auto"/>
            <w:noWrap/>
            <w:vAlign w:val="center"/>
            <w:hideMark/>
          </w:tcPr>
          <w:p w14:paraId="309C005A"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Lidar2Cup</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14:paraId="6BC64479" w14:textId="77777777" w:rsidR="00456A77" w:rsidRPr="00605F14" w:rsidRDefault="00456A77" w:rsidP="003F3958">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Sodar2Cup</w:t>
            </w:r>
          </w:p>
        </w:tc>
      </w:tr>
      <w:tr w:rsidR="00456A77" w:rsidRPr="00913321" w14:paraId="21C5BDC5"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5EF3DD" w14:textId="77777777" w:rsidR="00456A77" w:rsidRPr="00605F14" w:rsidRDefault="00456A77" w:rsidP="00456A77">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Min</w:t>
            </w:r>
          </w:p>
        </w:tc>
        <w:tc>
          <w:tcPr>
            <w:tcW w:w="1098" w:type="dxa"/>
            <w:tcBorders>
              <w:top w:val="nil"/>
              <w:left w:val="nil"/>
              <w:bottom w:val="single" w:sz="8" w:space="0" w:color="auto"/>
              <w:right w:val="single" w:sz="8" w:space="0" w:color="auto"/>
            </w:tcBorders>
            <w:shd w:val="clear" w:color="auto" w:fill="auto"/>
            <w:noWrap/>
            <w:vAlign w:val="bottom"/>
          </w:tcPr>
          <w:p w14:paraId="08BE5349" w14:textId="58A41FD0"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-0.18</w:t>
            </w:r>
          </w:p>
        </w:tc>
        <w:tc>
          <w:tcPr>
            <w:tcW w:w="1199" w:type="dxa"/>
            <w:tcBorders>
              <w:top w:val="nil"/>
              <w:left w:val="nil"/>
              <w:bottom w:val="single" w:sz="8" w:space="0" w:color="auto"/>
              <w:right w:val="single" w:sz="8" w:space="0" w:color="auto"/>
            </w:tcBorders>
            <w:shd w:val="clear" w:color="auto" w:fill="auto"/>
            <w:noWrap/>
            <w:vAlign w:val="bottom"/>
          </w:tcPr>
          <w:p w14:paraId="088DBD83" w14:textId="2B655EF5"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1.30</w:t>
            </w:r>
          </w:p>
        </w:tc>
        <w:tc>
          <w:tcPr>
            <w:tcW w:w="1280" w:type="dxa"/>
            <w:tcBorders>
              <w:top w:val="nil"/>
              <w:left w:val="nil"/>
              <w:bottom w:val="single" w:sz="8" w:space="0" w:color="auto"/>
              <w:right w:val="single" w:sz="8" w:space="0" w:color="auto"/>
            </w:tcBorders>
            <w:shd w:val="clear" w:color="auto" w:fill="auto"/>
            <w:noWrap/>
            <w:vAlign w:val="bottom"/>
          </w:tcPr>
          <w:p w14:paraId="40AC0196" w14:textId="6AF8A229"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-5.43</w:t>
            </w:r>
          </w:p>
        </w:tc>
      </w:tr>
      <w:tr w:rsidR="00456A77" w:rsidRPr="00913321" w14:paraId="5EB0EF2A" w14:textId="77777777" w:rsidTr="006D324F">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A0E0615" w14:textId="77777777" w:rsidR="00456A77" w:rsidRPr="00605F14" w:rsidRDefault="00456A77" w:rsidP="00456A77">
            <w:pPr>
              <w:spacing w:after="0" w:line="240" w:lineRule="auto"/>
              <w:jc w:val="center"/>
              <w:rPr>
                <w:rFonts w:eastAsia="Times New Roman"/>
                <w:color w:val="000000"/>
                <w:szCs w:val="24"/>
                <w:lang w:val="en-GB" w:eastAsia="en-GB"/>
              </w:rPr>
            </w:pPr>
            <w:r w:rsidRPr="00605F14">
              <w:rPr>
                <w:rFonts w:eastAsia="Times New Roman"/>
                <w:color w:val="000000"/>
                <w:szCs w:val="24"/>
                <w:lang w:val="en-GB" w:eastAsia="en-GB"/>
              </w:rPr>
              <w:t>Max</w:t>
            </w:r>
          </w:p>
        </w:tc>
        <w:tc>
          <w:tcPr>
            <w:tcW w:w="1098" w:type="dxa"/>
            <w:tcBorders>
              <w:top w:val="nil"/>
              <w:left w:val="nil"/>
              <w:bottom w:val="single" w:sz="8" w:space="0" w:color="auto"/>
              <w:right w:val="single" w:sz="8" w:space="0" w:color="auto"/>
            </w:tcBorders>
            <w:shd w:val="clear" w:color="auto" w:fill="auto"/>
            <w:noWrap/>
            <w:vAlign w:val="bottom"/>
          </w:tcPr>
          <w:p w14:paraId="470C3376" w14:textId="5F71F1D5"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0.10</w:t>
            </w:r>
          </w:p>
        </w:tc>
        <w:tc>
          <w:tcPr>
            <w:tcW w:w="1199" w:type="dxa"/>
            <w:tcBorders>
              <w:top w:val="nil"/>
              <w:left w:val="nil"/>
              <w:bottom w:val="single" w:sz="8" w:space="0" w:color="auto"/>
              <w:right w:val="single" w:sz="8" w:space="0" w:color="auto"/>
            </w:tcBorders>
            <w:shd w:val="clear" w:color="auto" w:fill="auto"/>
            <w:noWrap/>
            <w:vAlign w:val="bottom"/>
          </w:tcPr>
          <w:p w14:paraId="3A1F1BEC" w14:textId="31576ACC"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4.92</w:t>
            </w:r>
          </w:p>
        </w:tc>
        <w:tc>
          <w:tcPr>
            <w:tcW w:w="1280" w:type="dxa"/>
            <w:tcBorders>
              <w:top w:val="nil"/>
              <w:left w:val="nil"/>
              <w:bottom w:val="single" w:sz="8" w:space="0" w:color="auto"/>
              <w:right w:val="single" w:sz="8" w:space="0" w:color="auto"/>
            </w:tcBorders>
            <w:shd w:val="clear" w:color="auto" w:fill="auto"/>
            <w:noWrap/>
            <w:vAlign w:val="bottom"/>
          </w:tcPr>
          <w:p w14:paraId="567EEF58" w14:textId="01A8D59A" w:rsidR="00456A77" w:rsidRPr="00456A77" w:rsidRDefault="00456A77" w:rsidP="00456A77">
            <w:pPr>
              <w:spacing w:after="0" w:line="240" w:lineRule="auto"/>
              <w:jc w:val="center"/>
              <w:rPr>
                <w:rFonts w:eastAsia="Times New Roman"/>
                <w:color w:val="000000"/>
                <w:szCs w:val="24"/>
                <w:lang w:val="en-GB" w:eastAsia="en-GB"/>
              </w:rPr>
            </w:pPr>
            <w:r w:rsidRPr="00743CD7">
              <w:rPr>
                <w:color w:val="000000"/>
                <w:szCs w:val="24"/>
              </w:rPr>
              <w:t>7.06</w:t>
            </w:r>
          </w:p>
        </w:tc>
      </w:tr>
    </w:tbl>
    <w:p w14:paraId="0DEACC29" w14:textId="658E925E" w:rsidR="00DF024B" w:rsidRPr="00037B7A" w:rsidRDefault="00DF024B" w:rsidP="00DF024B">
      <w:pPr>
        <w:jc w:val="center"/>
        <w:rPr>
          <w:i/>
          <w:iCs/>
          <w:szCs w:val="24"/>
        </w:rPr>
      </w:pPr>
      <w:r w:rsidRPr="00037B7A">
        <w:rPr>
          <w:i/>
          <w:iCs/>
          <w:szCs w:val="24"/>
        </w:rPr>
        <w:t xml:space="preserve">Table </w:t>
      </w:r>
      <w:r>
        <w:rPr>
          <w:i/>
          <w:iCs/>
          <w:szCs w:val="24"/>
        </w:rPr>
        <w:t>4</w:t>
      </w:r>
      <w:r w:rsidRPr="00037B7A">
        <w:rPr>
          <w:i/>
          <w:iCs/>
          <w:szCs w:val="24"/>
        </w:rPr>
        <w:t xml:space="preserve"> Aggregated </w:t>
      </w:r>
      <w:r>
        <w:rPr>
          <w:i/>
          <w:iCs/>
          <w:szCs w:val="24"/>
        </w:rPr>
        <w:t xml:space="preserve">Representative </w:t>
      </w:r>
      <w:r w:rsidRPr="00037B7A">
        <w:rPr>
          <w:i/>
          <w:iCs/>
          <w:szCs w:val="24"/>
        </w:rPr>
        <w:t xml:space="preserve">TI </w:t>
      </w:r>
      <w:r>
        <w:rPr>
          <w:i/>
          <w:iCs/>
          <w:szCs w:val="24"/>
        </w:rPr>
        <w:t xml:space="preserve">Difference </w:t>
      </w:r>
      <w:r w:rsidRPr="00037B7A">
        <w:rPr>
          <w:i/>
          <w:iCs/>
          <w:szCs w:val="24"/>
        </w:rPr>
        <w:t>for comparison at the 4-12 m/s bin range</w:t>
      </w:r>
    </w:p>
    <w:p w14:paraId="3A8A4963" w14:textId="6F2E508C" w:rsidR="00263ECD" w:rsidRDefault="00263ECD" w:rsidP="00263ECD">
      <w:pPr>
        <w:jc w:val="both"/>
        <w:rPr>
          <w:szCs w:val="24"/>
        </w:rPr>
      </w:pPr>
      <w:r>
        <w:rPr>
          <w:szCs w:val="24"/>
        </w:rPr>
        <w:t xml:space="preserve">In addition to benchmarking, it is critical to </w:t>
      </w:r>
      <w:r w:rsidR="00931469">
        <w:rPr>
          <w:szCs w:val="24"/>
        </w:rPr>
        <w:t>contextualize</w:t>
      </w:r>
      <w:r>
        <w:rPr>
          <w:szCs w:val="24"/>
        </w:rPr>
        <w:t xml:space="preserve"> these results</w:t>
      </w:r>
      <w:r w:rsidRPr="005010DE">
        <w:rPr>
          <w:szCs w:val="24"/>
        </w:rPr>
        <w:t xml:space="preserve">. </w:t>
      </w:r>
      <w:r>
        <w:rPr>
          <w:szCs w:val="24"/>
        </w:rPr>
        <w:t>What magnitude</w:t>
      </w:r>
      <w:r w:rsidRPr="005010DE">
        <w:rPr>
          <w:szCs w:val="24"/>
        </w:rPr>
        <w:t xml:space="preserve"> </w:t>
      </w:r>
      <w:r>
        <w:rPr>
          <w:szCs w:val="24"/>
        </w:rPr>
        <w:t>difference in representative TI</w:t>
      </w:r>
      <w:r w:rsidRPr="005010DE">
        <w:rPr>
          <w:szCs w:val="24"/>
        </w:rPr>
        <w:t xml:space="preserve"> </w:t>
      </w:r>
      <w:r>
        <w:rPr>
          <w:szCs w:val="24"/>
        </w:rPr>
        <w:t>translates</w:t>
      </w:r>
      <w:r w:rsidRPr="005010DE">
        <w:rPr>
          <w:szCs w:val="24"/>
        </w:rPr>
        <w:t xml:space="preserve"> to differences in loads output or IEC class designation? These are the questions that will be addressed in Pillar 2 and 3</w:t>
      </w:r>
      <w:r w:rsidR="00931469">
        <w:rPr>
          <w:szCs w:val="24"/>
        </w:rPr>
        <w:t xml:space="preserve"> of this research initiative</w:t>
      </w:r>
      <w:r w:rsidRPr="005010DE">
        <w:rPr>
          <w:szCs w:val="24"/>
        </w:rPr>
        <w:t>.</w:t>
      </w:r>
    </w:p>
    <w:p w14:paraId="000000C1" w14:textId="3D678EDF" w:rsidR="009E2D3C" w:rsidRPr="005010DE" w:rsidRDefault="00263ECD">
      <w:pPr>
        <w:jc w:val="both"/>
        <w:rPr>
          <w:szCs w:val="24"/>
          <w:highlight w:val="yellow"/>
        </w:rPr>
      </w:pPr>
      <w:r w:rsidRPr="00206BCE">
        <w:rPr>
          <w:szCs w:val="24"/>
        </w:rPr>
        <w:t>The change in ‘the representative ambient turbulence standard deviation’ [</w:t>
      </w:r>
      <w:r w:rsidRPr="009564D5">
        <w:rPr>
          <w:szCs w:val="24"/>
          <w:highlight w:val="yellow"/>
        </w:rPr>
        <w:t>IEC 61400-1 Edition 4</w:t>
      </w:r>
      <w:r w:rsidRPr="00206BCE">
        <w:rPr>
          <w:szCs w:val="24"/>
        </w:rPr>
        <w:t>] (representative TI) associated with changing from one IEC turbulence subclass to another could represent a difference of up to 20 % of Rep</w:t>
      </w:r>
      <w:r>
        <w:rPr>
          <w:szCs w:val="24"/>
        </w:rPr>
        <w:t>resentative</w:t>
      </w:r>
      <w:r w:rsidRPr="00206BCE">
        <w:rPr>
          <w:szCs w:val="24"/>
        </w:rPr>
        <w:t xml:space="preserve"> TI. This is a very high threshold and not an acceptable level of bias for turbine load assessment. Therefore, IEC subclasses could act as a very co</w:t>
      </w:r>
      <w:r>
        <w:rPr>
          <w:szCs w:val="24"/>
        </w:rPr>
        <w:t>a</w:t>
      </w:r>
      <w:r w:rsidRPr="00206BCE">
        <w:rPr>
          <w:szCs w:val="24"/>
        </w:rPr>
        <w:t>rse guideline to ‘reject’ certain high levels of bias but are too coarse to support acceptance.</w:t>
      </w:r>
    </w:p>
    <w:p w14:paraId="4414AA67" w14:textId="77777777" w:rsidR="004E52BB" w:rsidRDefault="004E52BB">
      <w:pPr>
        <w:rPr>
          <w:rFonts w:asciiTheme="majorHAnsi" w:hAnsiTheme="majorHAnsi" w:cstheme="majorBidi"/>
          <w:sz w:val="26"/>
          <w:szCs w:val="26"/>
        </w:rPr>
      </w:pPr>
      <w:r>
        <w:br w:type="page"/>
      </w:r>
    </w:p>
    <w:p w14:paraId="000000C2" w14:textId="56FEE3EF" w:rsidR="009E2D3C" w:rsidRPr="00053883" w:rsidRDefault="00B855CF" w:rsidP="004E6520">
      <w:pPr>
        <w:pStyle w:val="Heading2"/>
        <w:rPr>
          <w:rFonts w:eastAsia="Calibri"/>
        </w:rPr>
      </w:pPr>
      <w:bookmarkStart w:id="46" w:name="_Toc59575322"/>
      <w:commentRangeStart w:id="47"/>
      <w:commentRangeStart w:id="48"/>
      <w:r w:rsidRPr="00053883">
        <w:rPr>
          <w:rFonts w:eastAsia="Calibri"/>
        </w:rPr>
        <w:lastRenderedPageBreak/>
        <w:t>Conclusions &amp; Next Steps</w:t>
      </w:r>
      <w:r w:rsidR="00B563D3">
        <w:rPr>
          <w:rFonts w:eastAsia="Calibri"/>
        </w:rPr>
        <w:t>, Further Work</w:t>
      </w:r>
      <w:r w:rsidRPr="00053883">
        <w:rPr>
          <w:rFonts w:eastAsia="Calibri"/>
        </w:rPr>
        <w:t>…</w:t>
      </w:r>
      <w:bookmarkEnd w:id="46"/>
      <w:commentRangeEnd w:id="47"/>
      <w:r w:rsidR="00FE22B3">
        <w:rPr>
          <w:rStyle w:val="CommentReference"/>
          <w:rFonts w:ascii="Calibri" w:eastAsia="Calibri" w:hAnsi="Calibri" w:cs="Calibri"/>
        </w:rPr>
        <w:commentReference w:id="47"/>
      </w:r>
      <w:commentRangeEnd w:id="48"/>
      <w:r w:rsidR="007D24B6">
        <w:rPr>
          <w:rStyle w:val="CommentReference"/>
          <w:rFonts w:ascii="Calibri" w:eastAsia="Calibri" w:hAnsi="Calibri" w:cs="Calibri"/>
        </w:rPr>
        <w:commentReference w:id="48"/>
      </w:r>
    </w:p>
    <w:p w14:paraId="547DB1FB" w14:textId="061CE77C" w:rsidR="008939B9" w:rsidRDefault="008939B9">
      <w:pPr>
        <w:rPr>
          <w:szCs w:val="24"/>
        </w:rPr>
      </w:pPr>
      <w:r>
        <w:rPr>
          <w:szCs w:val="24"/>
        </w:rPr>
        <w:t xml:space="preserve">From the results presented in this white paper, the difference between RSD TI and cup TI is </w:t>
      </w:r>
      <w:r w:rsidR="007D24B6">
        <w:rPr>
          <w:szCs w:val="24"/>
        </w:rPr>
        <w:t>significantly larger</w:t>
      </w:r>
      <w:r>
        <w:rPr>
          <w:szCs w:val="24"/>
        </w:rPr>
        <w:t xml:space="preserve"> (</w:t>
      </w:r>
      <w:r w:rsidR="00931469">
        <w:rPr>
          <w:szCs w:val="24"/>
        </w:rPr>
        <w:t xml:space="preserve">using </w:t>
      </w:r>
      <w:r>
        <w:rPr>
          <w:szCs w:val="24"/>
        </w:rPr>
        <w:t xml:space="preserve">all three </w:t>
      </w:r>
      <w:r w:rsidR="00931469">
        <w:rPr>
          <w:szCs w:val="24"/>
        </w:rPr>
        <w:t>metrics</w:t>
      </w:r>
      <w:r>
        <w:rPr>
          <w:szCs w:val="24"/>
        </w:rPr>
        <w:t>) than the difference for two cup anemometers on the same meteorological mas</w:t>
      </w:r>
      <w:r w:rsidR="00305E6B">
        <w:rPr>
          <w:szCs w:val="24"/>
        </w:rPr>
        <w:t>t.</w:t>
      </w:r>
      <w:r w:rsidR="006D324F">
        <w:rPr>
          <w:szCs w:val="24"/>
        </w:rPr>
        <w:t xml:space="preserve"> </w:t>
      </w:r>
      <w:commentRangeStart w:id="49"/>
      <w:r w:rsidR="007D24B6">
        <w:rPr>
          <w:szCs w:val="24"/>
        </w:rPr>
        <w:t>INSERT MAG OF DIFFERENCE TEXT</w:t>
      </w:r>
      <w:commentRangeEnd w:id="49"/>
      <w:r w:rsidR="005E36EB">
        <w:rPr>
          <w:rStyle w:val="CommentReference"/>
        </w:rPr>
        <w:commentReference w:id="49"/>
      </w:r>
      <w:r w:rsidR="007D24B6">
        <w:rPr>
          <w:szCs w:val="24"/>
        </w:rPr>
        <w:t xml:space="preserve">. These results 1) </w:t>
      </w:r>
      <w:r w:rsidR="005E36EB">
        <w:rPr>
          <w:szCs w:val="24"/>
        </w:rPr>
        <w:t>assess and document the current status of measurement discrepancies</w:t>
      </w:r>
      <w:r w:rsidR="007D24B6">
        <w:rPr>
          <w:szCs w:val="24"/>
        </w:rPr>
        <w:t xml:space="preserve"> and 2) suggest that </w:t>
      </w:r>
      <w:r>
        <w:rPr>
          <w:szCs w:val="24"/>
        </w:rPr>
        <w:t xml:space="preserve">It is </w:t>
      </w:r>
      <w:r w:rsidR="007D24B6">
        <w:rPr>
          <w:szCs w:val="24"/>
        </w:rPr>
        <w:t xml:space="preserve">productive </w:t>
      </w:r>
      <w:r>
        <w:rPr>
          <w:szCs w:val="24"/>
        </w:rPr>
        <w:t xml:space="preserve">to develop a robust method (or methods) for the </w:t>
      </w:r>
      <w:r w:rsidR="00550BAA">
        <w:rPr>
          <w:szCs w:val="24"/>
        </w:rPr>
        <w:t xml:space="preserve">adjustment </w:t>
      </w:r>
      <w:r>
        <w:rPr>
          <w:szCs w:val="24"/>
        </w:rPr>
        <w:t xml:space="preserve">of RSD TI such that the difference between RSD and cup TI is sufficiently small to allow the use of </w:t>
      </w:r>
      <w:r w:rsidR="00550BAA">
        <w:rPr>
          <w:szCs w:val="24"/>
        </w:rPr>
        <w:t xml:space="preserve">adjusted </w:t>
      </w:r>
      <w:r>
        <w:rPr>
          <w:szCs w:val="24"/>
        </w:rPr>
        <w:t>RSD TI as an input to site suitability analyses.</w:t>
      </w:r>
    </w:p>
    <w:p w14:paraId="3B902E74" w14:textId="6D9D4E79" w:rsidR="000134C7" w:rsidRDefault="000134C7" w:rsidP="000134C7">
      <w:pPr>
        <w:rPr>
          <w:szCs w:val="24"/>
        </w:rPr>
      </w:pPr>
      <w:r w:rsidRPr="00206BCE">
        <w:rPr>
          <w:szCs w:val="24"/>
        </w:rPr>
        <w:t>IEC subclasses could act as a very course guideline to ‘reject’ certain high levels of bias but are too coarse to support acceptance.</w:t>
      </w:r>
    </w:p>
    <w:p w14:paraId="76ADBE45" w14:textId="7B89ACDB" w:rsidR="000134C7" w:rsidRDefault="000134C7" w:rsidP="000134C7">
      <w:r>
        <w:t>In recent years wind turbines and their operational setup are very tightly aligned to the specific site conditions and specifications. This includes operational mode (</w:t>
      </w:r>
      <w:proofErr w:type="gramStart"/>
      <w:r>
        <w:t>e.g.</w:t>
      </w:r>
      <w:proofErr w:type="gramEnd"/>
      <w:r>
        <w:t xml:space="preserve"> power curve), lifetime</w:t>
      </w:r>
      <w:r w:rsidR="004852CA">
        <w:t xml:space="preserve"> assumptions</w:t>
      </w:r>
      <w:r>
        <w:t xml:space="preserve">, etc. This </w:t>
      </w:r>
      <w:r w:rsidR="004852CA">
        <w:t xml:space="preserve">approach </w:t>
      </w:r>
      <w:r>
        <w:t xml:space="preserve">aims to </w:t>
      </w:r>
      <w:proofErr w:type="spellStart"/>
      <w:r>
        <w:t>utili</w:t>
      </w:r>
      <w:r w:rsidR="006B3071">
        <w:t>s</w:t>
      </w:r>
      <w:r>
        <w:t>e</w:t>
      </w:r>
      <w:proofErr w:type="spellEnd"/>
      <w:r>
        <w:t xml:space="preserve"> the turbine (load) envelope as much as possible for the obvious technical and commercial benefits. </w:t>
      </w:r>
      <w:r w:rsidR="004852CA">
        <w:t xml:space="preserve">Therefore, </w:t>
      </w:r>
      <w:r>
        <w:t xml:space="preserve">any minor change in uncertainty or bias </w:t>
      </w:r>
      <w:r w:rsidR="004852CA">
        <w:t xml:space="preserve">in </w:t>
      </w:r>
      <w:r>
        <w:t xml:space="preserve">the </w:t>
      </w:r>
      <w:r w:rsidR="004852CA">
        <w:t xml:space="preserve">TI (and representative </w:t>
      </w:r>
      <w:r>
        <w:t>TI</w:t>
      </w:r>
      <w:r w:rsidR="004852CA">
        <w:t xml:space="preserve">) </w:t>
      </w:r>
      <w:r>
        <w:t xml:space="preserve">would lead to a different </w:t>
      </w:r>
      <w:r w:rsidR="004852CA">
        <w:t xml:space="preserve">operating </w:t>
      </w:r>
      <w:r>
        <w:t>regime and consequently different A</w:t>
      </w:r>
      <w:r w:rsidR="006D324F">
        <w:t xml:space="preserve">nnual </w:t>
      </w:r>
      <w:r>
        <w:t>E</w:t>
      </w:r>
      <w:r w:rsidR="006D324F">
        <w:t xml:space="preserve">nergy </w:t>
      </w:r>
      <w:r>
        <w:t>P</w:t>
      </w:r>
      <w:r w:rsidR="006D324F">
        <w:t>roduction</w:t>
      </w:r>
      <w:r>
        <w:t xml:space="preserve">, failure rates, </w:t>
      </w:r>
      <w:proofErr w:type="spellStart"/>
      <w:r>
        <w:t>L</w:t>
      </w:r>
      <w:r w:rsidR="006D324F">
        <w:t>evelised</w:t>
      </w:r>
      <w:proofErr w:type="spellEnd"/>
      <w:r w:rsidR="006D324F">
        <w:t xml:space="preserve"> Cost of Energy</w:t>
      </w:r>
      <w:r>
        <w:t>, etc.</w:t>
      </w:r>
    </w:p>
    <w:p w14:paraId="17EEBC99" w14:textId="77777777" w:rsidR="000134C7" w:rsidRDefault="000134C7" w:rsidP="000134C7">
      <w:r>
        <w:t>It is thought that the impact of terrain (flow) complexity and horizontal separation between RSD and meteorological mast will have an impact on the results.</w:t>
      </w:r>
    </w:p>
    <w:p w14:paraId="000000C5" w14:textId="1CF0B836" w:rsidR="009E2D3C" w:rsidRPr="000134C7" w:rsidRDefault="00C41E6E" w:rsidP="0094262A">
      <w:bookmarkStart w:id="50" w:name="_heading=h.2jxsxqh" w:colFirst="0" w:colLast="0"/>
      <w:bookmarkEnd w:id="50"/>
      <w:r>
        <w:t xml:space="preserve">Pillar 2 and 3 will enable the definition of the evaluation framework, however it is expected that the framework will be device specific and </w:t>
      </w:r>
      <w:r w:rsidR="000134C7">
        <w:t xml:space="preserve">site </w:t>
      </w:r>
      <w:r>
        <w:t>climatic conditions specific.</w:t>
      </w:r>
      <w:r w:rsidR="008939B9">
        <w:t xml:space="preserve"> The key parameters for consideration are the </w:t>
      </w:r>
      <w:r w:rsidR="000134C7">
        <w:t xml:space="preserve">TI and </w:t>
      </w:r>
      <w:r w:rsidR="008939B9">
        <w:t>representative TI and a non-subjective measure of site climatic conditions</w:t>
      </w:r>
      <w:r w:rsidR="000134C7">
        <w:t xml:space="preserve"> (to enable the accurate </w:t>
      </w:r>
      <w:proofErr w:type="spellStart"/>
      <w:r w:rsidR="000134C7">
        <w:t>characteri</w:t>
      </w:r>
      <w:r w:rsidR="006B3071">
        <w:t>s</w:t>
      </w:r>
      <w:r w:rsidR="000134C7">
        <w:t>ation</w:t>
      </w:r>
      <w:proofErr w:type="spellEnd"/>
      <w:r w:rsidR="000134C7">
        <w:t xml:space="preserve"> and grouping of sites).</w:t>
      </w:r>
      <w:r w:rsidR="00B855CF" w:rsidRPr="005010DE">
        <w:br w:type="page"/>
      </w:r>
    </w:p>
    <w:p w14:paraId="3534E258" w14:textId="7A896C1D" w:rsidR="00823CD3" w:rsidRPr="00053883" w:rsidRDefault="00823CD3" w:rsidP="00823CD3">
      <w:pPr>
        <w:pStyle w:val="Heading1"/>
      </w:pPr>
      <w:bookmarkStart w:id="51" w:name="_Toc59575323"/>
      <w:r>
        <w:lastRenderedPageBreak/>
        <w:t>References</w:t>
      </w:r>
      <w:bookmarkEnd w:id="51"/>
    </w:p>
    <w:p w14:paraId="19EFF75A" w14:textId="60AA288D" w:rsidR="00823CD3" w:rsidRDefault="00C768F7" w:rsidP="00823CD3">
      <w:pPr>
        <w:rPr>
          <w:szCs w:val="24"/>
        </w:rPr>
      </w:pPr>
      <w:r w:rsidRPr="00C768F7">
        <w:rPr>
          <w:szCs w:val="24"/>
          <w:highlight w:val="yellow"/>
        </w:rPr>
        <w:t>Pending</w:t>
      </w:r>
    </w:p>
    <w:p w14:paraId="6197147E" w14:textId="77777777" w:rsidR="00823CD3" w:rsidRDefault="00823CD3">
      <w:pPr>
        <w:rPr>
          <w:rFonts w:asciiTheme="majorHAnsi" w:hAnsiTheme="majorHAnsi"/>
          <w:bCs/>
          <w:sz w:val="32"/>
          <w:szCs w:val="32"/>
        </w:rPr>
      </w:pPr>
      <w:r>
        <w:rPr>
          <w:bCs/>
        </w:rPr>
        <w:br w:type="page"/>
      </w:r>
    </w:p>
    <w:p w14:paraId="000000C6" w14:textId="2FEE3C96" w:rsidR="009E2D3C" w:rsidRPr="000D7E29" w:rsidRDefault="00B855CF" w:rsidP="00053883">
      <w:pPr>
        <w:pStyle w:val="Heading1"/>
        <w:numPr>
          <w:ilvl w:val="0"/>
          <w:numId w:val="0"/>
        </w:numPr>
        <w:ind w:left="432"/>
        <w:rPr>
          <w:rFonts w:eastAsia="Calibri" w:cs="Calibri"/>
          <w:bCs/>
        </w:rPr>
      </w:pPr>
      <w:bookmarkStart w:id="52" w:name="_Toc59575324"/>
      <w:r w:rsidRPr="000D7E29">
        <w:rPr>
          <w:rFonts w:eastAsia="Calibri" w:cs="Calibri"/>
          <w:bCs/>
        </w:rPr>
        <w:lastRenderedPageBreak/>
        <w:t>Appendix 1</w:t>
      </w:r>
      <w:bookmarkEnd w:id="52"/>
    </w:p>
    <w:p w14:paraId="000000C8" w14:textId="0CD8DA91" w:rsidR="009E2D3C" w:rsidRPr="005010DE" w:rsidRDefault="00B855CF">
      <w:pPr>
        <w:jc w:val="both"/>
        <w:rPr>
          <w:szCs w:val="24"/>
        </w:rPr>
      </w:pPr>
      <w:r w:rsidRPr="005010DE">
        <w:rPr>
          <w:szCs w:val="24"/>
        </w:rPr>
        <w:t xml:space="preserve">The tables below provide the Aggregated TI MBE, RMSE, </w:t>
      </w:r>
      <w:r w:rsidR="00FB58FB">
        <w:rPr>
          <w:szCs w:val="24"/>
        </w:rPr>
        <w:t>and Representative</w:t>
      </w:r>
      <w:r w:rsidR="00FB58FB" w:rsidRPr="005010DE">
        <w:rPr>
          <w:szCs w:val="24"/>
        </w:rPr>
        <w:t xml:space="preserve"> </w:t>
      </w:r>
      <w:r w:rsidRPr="005010DE">
        <w:rPr>
          <w:szCs w:val="24"/>
        </w:rPr>
        <w:t xml:space="preserve">TI results. </w:t>
      </w:r>
    </w:p>
    <w:p w14:paraId="000000CA" w14:textId="1BBA6DB1" w:rsidR="009E2D3C" w:rsidRPr="00053883" w:rsidRDefault="00491D0E" w:rsidP="00053883">
      <w:pPr>
        <w:pStyle w:val="Caption"/>
        <w:jc w:val="center"/>
        <w:rPr>
          <w:color w:val="auto"/>
          <w:sz w:val="24"/>
          <w:szCs w:val="24"/>
        </w:rPr>
      </w:pPr>
      <w:bookmarkStart w:id="53" w:name="_Ref59571669"/>
      <w:r w:rsidRPr="00053883">
        <w:rPr>
          <w:color w:val="auto"/>
          <w:sz w:val="24"/>
          <w:szCs w:val="24"/>
        </w:rPr>
        <w:t xml:space="preserve">Table </w:t>
      </w:r>
      <w:r w:rsidRPr="00053883">
        <w:rPr>
          <w:color w:val="auto"/>
          <w:sz w:val="24"/>
          <w:szCs w:val="24"/>
        </w:rPr>
        <w:fldChar w:fldCharType="begin"/>
      </w:r>
      <w:r w:rsidRPr="00053883">
        <w:rPr>
          <w:color w:val="auto"/>
          <w:sz w:val="24"/>
          <w:szCs w:val="24"/>
        </w:rPr>
        <w:instrText xml:space="preserve"> SEQ Table \* ARABIC </w:instrText>
      </w:r>
      <w:r w:rsidRPr="00053883">
        <w:rPr>
          <w:color w:val="auto"/>
          <w:sz w:val="24"/>
          <w:szCs w:val="24"/>
        </w:rPr>
        <w:fldChar w:fldCharType="separate"/>
      </w:r>
      <w:r w:rsidR="006F2451">
        <w:rPr>
          <w:noProof/>
          <w:color w:val="auto"/>
          <w:sz w:val="24"/>
          <w:szCs w:val="24"/>
        </w:rPr>
        <w:t>1</w:t>
      </w:r>
      <w:r w:rsidRPr="00053883">
        <w:rPr>
          <w:color w:val="auto"/>
          <w:sz w:val="24"/>
          <w:szCs w:val="24"/>
        </w:rPr>
        <w:fldChar w:fldCharType="end"/>
      </w:r>
      <w:bookmarkEnd w:id="53"/>
      <w:r w:rsidR="00B855CF" w:rsidRPr="00053883">
        <w:rPr>
          <w:color w:val="auto"/>
          <w:sz w:val="24"/>
          <w:szCs w:val="24"/>
        </w:rPr>
        <w:t xml:space="preserve"> Aggre</w:t>
      </w:r>
      <w:sdt>
        <w:sdtPr>
          <w:rPr>
            <w:color w:val="auto"/>
            <w:sz w:val="24"/>
            <w:szCs w:val="24"/>
          </w:rPr>
          <w:tag w:val="goog_rdk_128"/>
          <w:id w:val="-1665619879"/>
        </w:sdtPr>
        <w:sdtContent/>
      </w:sdt>
      <w:r w:rsidR="00B855CF" w:rsidRPr="00053883">
        <w:rPr>
          <w:color w:val="auto"/>
          <w:sz w:val="24"/>
          <w:szCs w:val="24"/>
        </w:rPr>
        <w:t>gated TI MBE Results</w:t>
      </w:r>
    </w:p>
    <w:tbl>
      <w:tblPr>
        <w:tblStyle w:val="af0"/>
        <w:tblW w:w="8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152"/>
        <w:gridCol w:w="1361"/>
        <w:gridCol w:w="1152"/>
        <w:gridCol w:w="1361"/>
        <w:gridCol w:w="1152"/>
        <w:gridCol w:w="1361"/>
      </w:tblGrid>
      <w:tr w:rsidR="009E2D3C" w:rsidRPr="00ED15DE" w14:paraId="443D5124" w14:textId="77777777">
        <w:trPr>
          <w:jc w:val="center"/>
        </w:trPr>
        <w:tc>
          <w:tcPr>
            <w:tcW w:w="1152" w:type="dxa"/>
            <w:vMerge w:val="restart"/>
            <w:shd w:val="clear" w:color="auto" w:fill="D9D9D9"/>
            <w:vAlign w:val="center"/>
          </w:tcPr>
          <w:p w14:paraId="000000CB" w14:textId="77777777" w:rsidR="009E2D3C" w:rsidRPr="005010DE" w:rsidRDefault="00B855CF">
            <w:pPr>
              <w:jc w:val="center"/>
              <w:rPr>
                <w:b/>
                <w:szCs w:val="24"/>
              </w:rPr>
            </w:pPr>
            <w:r w:rsidRPr="005010DE">
              <w:rPr>
                <w:b/>
                <w:szCs w:val="24"/>
              </w:rPr>
              <w:t>Wind Speed Bin</w:t>
            </w:r>
          </w:p>
        </w:tc>
        <w:tc>
          <w:tcPr>
            <w:tcW w:w="2513" w:type="dxa"/>
            <w:gridSpan w:val="2"/>
            <w:shd w:val="clear" w:color="auto" w:fill="D9D9D9"/>
            <w:vAlign w:val="center"/>
          </w:tcPr>
          <w:p w14:paraId="000000CC" w14:textId="657067C9" w:rsidR="009E2D3C" w:rsidRPr="005010DE" w:rsidRDefault="00B855CF">
            <w:pPr>
              <w:jc w:val="center"/>
              <w:rPr>
                <w:b/>
                <w:szCs w:val="24"/>
              </w:rPr>
            </w:pPr>
            <w:r w:rsidRPr="005010DE">
              <w:rPr>
                <w:b/>
                <w:szCs w:val="24"/>
              </w:rPr>
              <w:t>Cup2C</w:t>
            </w:r>
            <w:sdt>
              <w:sdtPr>
                <w:tag w:val="goog_rdk_129"/>
                <w:id w:val="-1068262622"/>
              </w:sdtPr>
              <w:sdtContent/>
            </w:sdt>
            <w:sdt>
              <w:sdtPr>
                <w:tag w:val="goog_rdk_130"/>
                <w:id w:val="-808242104"/>
              </w:sdtPr>
              <w:sdtContent/>
            </w:sdt>
            <w:sdt>
              <w:sdtPr>
                <w:tag w:val="goog_rdk_131"/>
                <w:id w:val="25459023"/>
              </w:sdtPr>
              <w:sdtContent/>
            </w:sdt>
            <w:r w:rsidRPr="005010DE">
              <w:rPr>
                <w:b/>
                <w:szCs w:val="24"/>
              </w:rPr>
              <w:t>up</w:t>
            </w:r>
          </w:p>
        </w:tc>
        <w:tc>
          <w:tcPr>
            <w:tcW w:w="2513" w:type="dxa"/>
            <w:gridSpan w:val="2"/>
            <w:shd w:val="clear" w:color="auto" w:fill="D9D9D9"/>
            <w:vAlign w:val="center"/>
          </w:tcPr>
          <w:p w14:paraId="000000CE" w14:textId="77777777" w:rsidR="009E2D3C" w:rsidRPr="004E6520" w:rsidRDefault="00B855CF">
            <w:pPr>
              <w:jc w:val="center"/>
              <w:rPr>
                <w:b/>
                <w:szCs w:val="24"/>
              </w:rPr>
            </w:pPr>
            <w:r w:rsidRPr="004E6520">
              <w:rPr>
                <w:b/>
                <w:szCs w:val="24"/>
              </w:rPr>
              <w:t>Lidar2Cup</w:t>
            </w:r>
          </w:p>
        </w:tc>
        <w:tc>
          <w:tcPr>
            <w:tcW w:w="2513" w:type="dxa"/>
            <w:gridSpan w:val="2"/>
            <w:shd w:val="clear" w:color="auto" w:fill="D9D9D9"/>
            <w:vAlign w:val="center"/>
          </w:tcPr>
          <w:p w14:paraId="000000D0" w14:textId="3A746ACD" w:rsidR="009E2D3C" w:rsidRPr="005010DE" w:rsidRDefault="00B855CF">
            <w:pPr>
              <w:jc w:val="center"/>
              <w:rPr>
                <w:b/>
                <w:szCs w:val="24"/>
              </w:rPr>
            </w:pPr>
            <w:r w:rsidRPr="008E3002">
              <w:rPr>
                <w:b/>
                <w:szCs w:val="24"/>
              </w:rPr>
              <w:t>So</w:t>
            </w:r>
            <w:r w:rsidRPr="00FA6E6E">
              <w:rPr>
                <w:b/>
                <w:szCs w:val="24"/>
              </w:rPr>
              <w:t>dar2</w:t>
            </w:r>
            <w:sdt>
              <w:sdtPr>
                <w:tag w:val="goog_rdk_138"/>
                <w:id w:val="-269468676"/>
              </w:sdtPr>
              <w:sdtContent/>
            </w:sdt>
            <w:r w:rsidRPr="005010DE">
              <w:rPr>
                <w:b/>
                <w:szCs w:val="24"/>
              </w:rPr>
              <w:t>Cup</w:t>
            </w:r>
          </w:p>
        </w:tc>
      </w:tr>
      <w:tr w:rsidR="009E2D3C" w:rsidRPr="00ED15DE" w14:paraId="7F5E9C67" w14:textId="77777777">
        <w:trPr>
          <w:jc w:val="center"/>
        </w:trPr>
        <w:tc>
          <w:tcPr>
            <w:tcW w:w="1152" w:type="dxa"/>
            <w:vMerge/>
            <w:shd w:val="clear" w:color="auto" w:fill="D9D9D9"/>
            <w:vAlign w:val="center"/>
          </w:tcPr>
          <w:p w14:paraId="000000D2" w14:textId="77777777" w:rsidR="009E2D3C" w:rsidRPr="00ED15DE" w:rsidRDefault="009E2D3C">
            <w:pPr>
              <w:widowControl w:val="0"/>
              <w:pBdr>
                <w:top w:val="nil"/>
                <w:left w:val="nil"/>
                <w:bottom w:val="nil"/>
                <w:right w:val="nil"/>
                <w:between w:val="nil"/>
              </w:pBdr>
              <w:spacing w:line="276" w:lineRule="auto"/>
              <w:rPr>
                <w:b/>
                <w:szCs w:val="24"/>
              </w:rPr>
            </w:pPr>
          </w:p>
        </w:tc>
        <w:tc>
          <w:tcPr>
            <w:tcW w:w="1152" w:type="dxa"/>
            <w:shd w:val="clear" w:color="auto" w:fill="D9D9D9"/>
            <w:vAlign w:val="center"/>
          </w:tcPr>
          <w:p w14:paraId="000000D3"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0D4" w14:textId="77777777" w:rsidR="009E2D3C" w:rsidRPr="00ED15DE" w:rsidRDefault="00B855CF">
            <w:pPr>
              <w:jc w:val="center"/>
              <w:rPr>
                <w:b/>
                <w:szCs w:val="24"/>
              </w:rPr>
            </w:pPr>
            <w:r w:rsidRPr="00ED15DE">
              <w:rPr>
                <w:b/>
                <w:szCs w:val="24"/>
              </w:rPr>
              <w:t>Aggregated TI MBE</w:t>
            </w:r>
          </w:p>
        </w:tc>
        <w:tc>
          <w:tcPr>
            <w:tcW w:w="1152" w:type="dxa"/>
            <w:shd w:val="clear" w:color="auto" w:fill="D9D9D9"/>
            <w:vAlign w:val="center"/>
          </w:tcPr>
          <w:p w14:paraId="000000D5"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0D6" w14:textId="77777777" w:rsidR="009E2D3C" w:rsidRPr="00ED15DE" w:rsidRDefault="00B855CF">
            <w:pPr>
              <w:jc w:val="center"/>
              <w:rPr>
                <w:b/>
                <w:szCs w:val="24"/>
              </w:rPr>
            </w:pPr>
            <w:r w:rsidRPr="00ED15DE">
              <w:rPr>
                <w:b/>
                <w:szCs w:val="24"/>
              </w:rPr>
              <w:t>Aggregated TI MBE</w:t>
            </w:r>
          </w:p>
        </w:tc>
        <w:tc>
          <w:tcPr>
            <w:tcW w:w="1152" w:type="dxa"/>
            <w:shd w:val="clear" w:color="auto" w:fill="D9D9D9"/>
            <w:vAlign w:val="center"/>
          </w:tcPr>
          <w:p w14:paraId="000000D7"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0D8" w14:textId="77777777" w:rsidR="009E2D3C" w:rsidRPr="00ED15DE" w:rsidRDefault="00B855CF">
            <w:pPr>
              <w:jc w:val="center"/>
              <w:rPr>
                <w:b/>
                <w:szCs w:val="24"/>
              </w:rPr>
            </w:pPr>
            <w:r w:rsidRPr="00ED15DE">
              <w:rPr>
                <w:b/>
                <w:szCs w:val="24"/>
              </w:rPr>
              <w:t>Aggregated TI MBE</w:t>
            </w:r>
          </w:p>
        </w:tc>
      </w:tr>
      <w:tr w:rsidR="009E2D3C" w:rsidRPr="00ED15DE" w14:paraId="55553529" w14:textId="77777777">
        <w:trPr>
          <w:jc w:val="center"/>
        </w:trPr>
        <w:tc>
          <w:tcPr>
            <w:tcW w:w="1152" w:type="dxa"/>
            <w:shd w:val="clear" w:color="auto" w:fill="D9D9D9"/>
            <w:vAlign w:val="center"/>
          </w:tcPr>
          <w:p w14:paraId="000000D9" w14:textId="77777777" w:rsidR="009E2D3C" w:rsidRPr="00ED15DE" w:rsidRDefault="00B855CF">
            <w:pPr>
              <w:jc w:val="center"/>
              <w:rPr>
                <w:b/>
                <w:szCs w:val="24"/>
              </w:rPr>
            </w:pPr>
            <w:r w:rsidRPr="00ED15DE">
              <w:rPr>
                <w:b/>
                <w:szCs w:val="24"/>
              </w:rPr>
              <w:t>[m/s]</w:t>
            </w:r>
          </w:p>
        </w:tc>
        <w:tc>
          <w:tcPr>
            <w:tcW w:w="1152" w:type="dxa"/>
            <w:shd w:val="clear" w:color="auto" w:fill="D9D9D9"/>
            <w:vAlign w:val="center"/>
          </w:tcPr>
          <w:p w14:paraId="000000DA" w14:textId="77777777" w:rsidR="009E2D3C" w:rsidRPr="005010DE" w:rsidRDefault="00B855CF">
            <w:pPr>
              <w:jc w:val="center"/>
              <w:rPr>
                <w:b/>
                <w:szCs w:val="24"/>
              </w:rPr>
            </w:pPr>
            <w:r w:rsidRPr="00ED15DE">
              <w:rPr>
                <w:b/>
                <w:szCs w:val="24"/>
              </w:rPr>
              <w:t>[-</w:t>
            </w:r>
            <w:sdt>
              <w:sdtPr>
                <w:tag w:val="goog_rdk_206"/>
                <w:id w:val="-683288331"/>
              </w:sdtPr>
              <w:sdtContent/>
            </w:sdt>
            <w:r w:rsidRPr="005010DE">
              <w:rPr>
                <w:b/>
                <w:szCs w:val="24"/>
              </w:rPr>
              <w:t>]</w:t>
            </w:r>
          </w:p>
        </w:tc>
        <w:tc>
          <w:tcPr>
            <w:tcW w:w="1361" w:type="dxa"/>
            <w:shd w:val="clear" w:color="auto" w:fill="D9D9D9"/>
            <w:vAlign w:val="center"/>
          </w:tcPr>
          <w:p w14:paraId="000000DB" w14:textId="77777777" w:rsidR="009E2D3C" w:rsidRPr="004E6520" w:rsidRDefault="00B855CF">
            <w:pPr>
              <w:jc w:val="center"/>
              <w:rPr>
                <w:b/>
                <w:szCs w:val="24"/>
              </w:rPr>
            </w:pPr>
            <w:r w:rsidRPr="004E6520">
              <w:rPr>
                <w:b/>
                <w:szCs w:val="24"/>
              </w:rPr>
              <w:t>[%]</w:t>
            </w:r>
          </w:p>
        </w:tc>
        <w:tc>
          <w:tcPr>
            <w:tcW w:w="1152" w:type="dxa"/>
            <w:shd w:val="clear" w:color="auto" w:fill="D9D9D9"/>
            <w:vAlign w:val="center"/>
          </w:tcPr>
          <w:p w14:paraId="000000DC" w14:textId="77777777" w:rsidR="009E2D3C" w:rsidRPr="00FA6E6E" w:rsidRDefault="00B855CF">
            <w:pPr>
              <w:jc w:val="center"/>
              <w:rPr>
                <w:b/>
                <w:szCs w:val="24"/>
              </w:rPr>
            </w:pPr>
            <w:r w:rsidRPr="008E3002">
              <w:rPr>
                <w:b/>
                <w:szCs w:val="24"/>
              </w:rPr>
              <w:t>[-]</w:t>
            </w:r>
          </w:p>
        </w:tc>
        <w:tc>
          <w:tcPr>
            <w:tcW w:w="1361" w:type="dxa"/>
            <w:shd w:val="clear" w:color="auto" w:fill="D9D9D9"/>
            <w:vAlign w:val="center"/>
          </w:tcPr>
          <w:p w14:paraId="000000DD" w14:textId="77777777" w:rsidR="009E2D3C" w:rsidRPr="00FA6E6E" w:rsidRDefault="00B855CF">
            <w:pPr>
              <w:jc w:val="center"/>
              <w:rPr>
                <w:b/>
                <w:szCs w:val="24"/>
              </w:rPr>
            </w:pPr>
            <w:r w:rsidRPr="00FA6E6E">
              <w:rPr>
                <w:b/>
                <w:szCs w:val="24"/>
              </w:rPr>
              <w:t>[%]</w:t>
            </w:r>
          </w:p>
        </w:tc>
        <w:tc>
          <w:tcPr>
            <w:tcW w:w="1152" w:type="dxa"/>
            <w:shd w:val="clear" w:color="auto" w:fill="D9D9D9"/>
            <w:vAlign w:val="center"/>
          </w:tcPr>
          <w:p w14:paraId="000000DE" w14:textId="77777777" w:rsidR="009E2D3C" w:rsidRPr="004B06FF" w:rsidRDefault="00B855CF">
            <w:pPr>
              <w:jc w:val="center"/>
              <w:rPr>
                <w:b/>
                <w:szCs w:val="24"/>
              </w:rPr>
            </w:pPr>
            <w:r w:rsidRPr="00FA6E6E">
              <w:rPr>
                <w:b/>
                <w:szCs w:val="24"/>
              </w:rPr>
              <w:t>[-]</w:t>
            </w:r>
          </w:p>
        </w:tc>
        <w:tc>
          <w:tcPr>
            <w:tcW w:w="1361" w:type="dxa"/>
            <w:shd w:val="clear" w:color="auto" w:fill="D9D9D9"/>
            <w:vAlign w:val="center"/>
          </w:tcPr>
          <w:p w14:paraId="000000DF" w14:textId="77777777" w:rsidR="009E2D3C" w:rsidRPr="00FF368D" w:rsidRDefault="00B855CF">
            <w:pPr>
              <w:jc w:val="center"/>
              <w:rPr>
                <w:b/>
                <w:szCs w:val="24"/>
              </w:rPr>
            </w:pPr>
            <w:r w:rsidRPr="00FF368D">
              <w:rPr>
                <w:b/>
                <w:szCs w:val="24"/>
              </w:rPr>
              <w:t>[%]</w:t>
            </w:r>
          </w:p>
        </w:tc>
      </w:tr>
      <w:tr w:rsidR="009E2D3C" w:rsidRPr="00ED15DE" w14:paraId="1FB34BD7" w14:textId="77777777">
        <w:trPr>
          <w:jc w:val="center"/>
        </w:trPr>
        <w:tc>
          <w:tcPr>
            <w:tcW w:w="1152" w:type="dxa"/>
            <w:vAlign w:val="center"/>
          </w:tcPr>
          <w:p w14:paraId="000000E0" w14:textId="77777777" w:rsidR="009E2D3C" w:rsidRPr="00ED15DE" w:rsidRDefault="00B855CF">
            <w:pPr>
              <w:jc w:val="center"/>
              <w:rPr>
                <w:szCs w:val="24"/>
              </w:rPr>
            </w:pPr>
            <w:r w:rsidRPr="00ED15DE">
              <w:rPr>
                <w:szCs w:val="24"/>
              </w:rPr>
              <w:t>2.0</w:t>
            </w:r>
          </w:p>
        </w:tc>
        <w:tc>
          <w:tcPr>
            <w:tcW w:w="1152" w:type="dxa"/>
            <w:vAlign w:val="center"/>
          </w:tcPr>
          <w:p w14:paraId="000000E1" w14:textId="77777777" w:rsidR="009E2D3C" w:rsidRPr="00ED15DE" w:rsidRDefault="00B855CF">
            <w:pPr>
              <w:jc w:val="center"/>
              <w:rPr>
                <w:szCs w:val="24"/>
              </w:rPr>
            </w:pPr>
            <w:r w:rsidRPr="00ED15DE">
              <w:rPr>
                <w:szCs w:val="24"/>
              </w:rPr>
              <w:t>9</w:t>
            </w:r>
          </w:p>
        </w:tc>
        <w:tc>
          <w:tcPr>
            <w:tcW w:w="1361" w:type="dxa"/>
            <w:vAlign w:val="center"/>
          </w:tcPr>
          <w:p w14:paraId="000000E2" w14:textId="77777777" w:rsidR="009E2D3C" w:rsidRPr="00ED15DE" w:rsidRDefault="00B855CF">
            <w:pPr>
              <w:jc w:val="center"/>
              <w:rPr>
                <w:szCs w:val="24"/>
              </w:rPr>
            </w:pPr>
            <w:r w:rsidRPr="00ED15DE">
              <w:rPr>
                <w:szCs w:val="24"/>
              </w:rPr>
              <w:t>-1.25</w:t>
            </w:r>
          </w:p>
        </w:tc>
        <w:tc>
          <w:tcPr>
            <w:tcW w:w="1152" w:type="dxa"/>
            <w:vAlign w:val="center"/>
          </w:tcPr>
          <w:p w14:paraId="000000E3" w14:textId="77777777" w:rsidR="009E2D3C" w:rsidRPr="00ED15DE" w:rsidRDefault="00B855CF">
            <w:pPr>
              <w:jc w:val="center"/>
              <w:rPr>
                <w:szCs w:val="24"/>
              </w:rPr>
            </w:pPr>
            <w:r w:rsidRPr="00ED15DE">
              <w:rPr>
                <w:szCs w:val="24"/>
              </w:rPr>
              <w:t>10</w:t>
            </w:r>
          </w:p>
        </w:tc>
        <w:tc>
          <w:tcPr>
            <w:tcW w:w="1361" w:type="dxa"/>
            <w:vAlign w:val="center"/>
          </w:tcPr>
          <w:p w14:paraId="000000E4" w14:textId="77777777" w:rsidR="009E2D3C" w:rsidRPr="00ED15DE" w:rsidRDefault="00B855CF">
            <w:pPr>
              <w:jc w:val="center"/>
              <w:rPr>
                <w:szCs w:val="24"/>
              </w:rPr>
            </w:pPr>
            <w:r w:rsidRPr="00ED15DE">
              <w:rPr>
                <w:szCs w:val="24"/>
              </w:rPr>
              <w:t>1.19</w:t>
            </w:r>
          </w:p>
        </w:tc>
        <w:tc>
          <w:tcPr>
            <w:tcW w:w="1152" w:type="dxa"/>
            <w:vAlign w:val="center"/>
          </w:tcPr>
          <w:p w14:paraId="000000E5" w14:textId="77777777" w:rsidR="009E2D3C" w:rsidRPr="00ED15DE" w:rsidRDefault="00B855CF">
            <w:pPr>
              <w:jc w:val="center"/>
              <w:rPr>
                <w:szCs w:val="24"/>
              </w:rPr>
            </w:pPr>
            <w:r w:rsidRPr="00ED15DE">
              <w:rPr>
                <w:szCs w:val="24"/>
              </w:rPr>
              <w:t>--</w:t>
            </w:r>
          </w:p>
        </w:tc>
        <w:tc>
          <w:tcPr>
            <w:tcW w:w="1361" w:type="dxa"/>
            <w:vAlign w:val="center"/>
          </w:tcPr>
          <w:p w14:paraId="000000E6" w14:textId="77777777" w:rsidR="009E2D3C" w:rsidRPr="005010DE" w:rsidRDefault="00B855CF">
            <w:pPr>
              <w:jc w:val="center"/>
              <w:rPr>
                <w:szCs w:val="24"/>
              </w:rPr>
            </w:pPr>
            <w:r w:rsidRPr="00ED15DE">
              <w:rPr>
                <w:szCs w:val="24"/>
              </w:rPr>
              <w:t>-</w:t>
            </w:r>
            <w:sdt>
              <w:sdtPr>
                <w:tag w:val="goog_rdk_209"/>
                <w:id w:val="1942036103"/>
              </w:sdtPr>
              <w:sdtContent/>
            </w:sdt>
            <w:sdt>
              <w:sdtPr>
                <w:tag w:val="goog_rdk_210"/>
                <w:id w:val="2043704487"/>
              </w:sdtPr>
              <w:sdtContent/>
            </w:sdt>
            <w:sdt>
              <w:sdtPr>
                <w:tag w:val="goog_rdk_211"/>
                <w:id w:val="-1758893992"/>
              </w:sdtPr>
              <w:sdtContent/>
            </w:sdt>
            <w:r w:rsidRPr="005010DE">
              <w:rPr>
                <w:szCs w:val="24"/>
              </w:rPr>
              <w:t>-</w:t>
            </w:r>
          </w:p>
        </w:tc>
      </w:tr>
      <w:tr w:rsidR="009E2D3C" w:rsidRPr="00ED15DE" w14:paraId="3C713812" w14:textId="77777777">
        <w:trPr>
          <w:jc w:val="center"/>
        </w:trPr>
        <w:tc>
          <w:tcPr>
            <w:tcW w:w="1152" w:type="dxa"/>
            <w:vAlign w:val="center"/>
          </w:tcPr>
          <w:p w14:paraId="000000E7" w14:textId="77777777" w:rsidR="009E2D3C" w:rsidRPr="00ED15DE" w:rsidRDefault="00B855CF">
            <w:pPr>
              <w:jc w:val="center"/>
              <w:rPr>
                <w:szCs w:val="24"/>
              </w:rPr>
            </w:pPr>
            <w:r w:rsidRPr="00ED15DE">
              <w:rPr>
                <w:szCs w:val="24"/>
              </w:rPr>
              <w:t>2.5</w:t>
            </w:r>
          </w:p>
        </w:tc>
        <w:tc>
          <w:tcPr>
            <w:tcW w:w="1152" w:type="dxa"/>
            <w:vAlign w:val="center"/>
          </w:tcPr>
          <w:p w14:paraId="000000E8" w14:textId="77777777" w:rsidR="009E2D3C" w:rsidRPr="00ED15DE" w:rsidRDefault="00B855CF">
            <w:pPr>
              <w:jc w:val="center"/>
              <w:rPr>
                <w:szCs w:val="24"/>
              </w:rPr>
            </w:pPr>
            <w:r w:rsidRPr="00ED15DE">
              <w:rPr>
                <w:szCs w:val="24"/>
              </w:rPr>
              <w:t>15</w:t>
            </w:r>
          </w:p>
        </w:tc>
        <w:tc>
          <w:tcPr>
            <w:tcW w:w="1361" w:type="dxa"/>
            <w:vAlign w:val="center"/>
          </w:tcPr>
          <w:p w14:paraId="000000E9" w14:textId="77777777" w:rsidR="009E2D3C" w:rsidRPr="00ED15DE" w:rsidRDefault="00B855CF">
            <w:pPr>
              <w:jc w:val="center"/>
              <w:rPr>
                <w:szCs w:val="24"/>
              </w:rPr>
            </w:pPr>
            <w:r w:rsidRPr="00ED15DE">
              <w:rPr>
                <w:szCs w:val="24"/>
              </w:rPr>
              <w:t>-0.18</w:t>
            </w:r>
          </w:p>
        </w:tc>
        <w:tc>
          <w:tcPr>
            <w:tcW w:w="1152" w:type="dxa"/>
            <w:vAlign w:val="center"/>
          </w:tcPr>
          <w:p w14:paraId="000000EA" w14:textId="77777777" w:rsidR="009E2D3C" w:rsidRPr="00ED15DE" w:rsidRDefault="00B855CF">
            <w:pPr>
              <w:jc w:val="center"/>
              <w:rPr>
                <w:szCs w:val="24"/>
              </w:rPr>
            </w:pPr>
            <w:r w:rsidRPr="00ED15DE">
              <w:rPr>
                <w:szCs w:val="24"/>
              </w:rPr>
              <w:t>14</w:t>
            </w:r>
          </w:p>
        </w:tc>
        <w:tc>
          <w:tcPr>
            <w:tcW w:w="1361" w:type="dxa"/>
            <w:vAlign w:val="center"/>
          </w:tcPr>
          <w:p w14:paraId="000000EB" w14:textId="77777777" w:rsidR="009E2D3C" w:rsidRPr="00ED15DE" w:rsidRDefault="00B855CF">
            <w:pPr>
              <w:jc w:val="center"/>
              <w:rPr>
                <w:szCs w:val="24"/>
              </w:rPr>
            </w:pPr>
            <w:r w:rsidRPr="00ED15DE">
              <w:rPr>
                <w:szCs w:val="24"/>
              </w:rPr>
              <w:t>2.75</w:t>
            </w:r>
          </w:p>
        </w:tc>
        <w:tc>
          <w:tcPr>
            <w:tcW w:w="1152" w:type="dxa"/>
            <w:vAlign w:val="center"/>
          </w:tcPr>
          <w:p w14:paraId="000000EC" w14:textId="77777777" w:rsidR="009E2D3C" w:rsidRPr="00ED15DE" w:rsidRDefault="00B855CF">
            <w:pPr>
              <w:jc w:val="center"/>
              <w:rPr>
                <w:szCs w:val="24"/>
              </w:rPr>
            </w:pPr>
            <w:r w:rsidRPr="00ED15DE">
              <w:rPr>
                <w:szCs w:val="24"/>
              </w:rPr>
              <w:t>2</w:t>
            </w:r>
          </w:p>
        </w:tc>
        <w:tc>
          <w:tcPr>
            <w:tcW w:w="1361" w:type="dxa"/>
            <w:vAlign w:val="center"/>
          </w:tcPr>
          <w:p w14:paraId="000000ED" w14:textId="77777777" w:rsidR="009E2D3C" w:rsidRPr="00ED15DE" w:rsidRDefault="00B855CF">
            <w:pPr>
              <w:jc w:val="center"/>
              <w:rPr>
                <w:szCs w:val="24"/>
              </w:rPr>
            </w:pPr>
            <w:r w:rsidRPr="00ED15DE">
              <w:rPr>
                <w:szCs w:val="24"/>
              </w:rPr>
              <w:t>1.97</w:t>
            </w:r>
          </w:p>
        </w:tc>
      </w:tr>
      <w:tr w:rsidR="009E2D3C" w:rsidRPr="00ED15DE" w14:paraId="5E80D085" w14:textId="77777777">
        <w:trPr>
          <w:jc w:val="center"/>
        </w:trPr>
        <w:tc>
          <w:tcPr>
            <w:tcW w:w="1152" w:type="dxa"/>
            <w:vAlign w:val="center"/>
          </w:tcPr>
          <w:p w14:paraId="000000EE" w14:textId="77777777" w:rsidR="009E2D3C" w:rsidRPr="00ED15DE" w:rsidRDefault="00B855CF">
            <w:pPr>
              <w:jc w:val="center"/>
              <w:rPr>
                <w:szCs w:val="24"/>
              </w:rPr>
            </w:pPr>
            <w:r w:rsidRPr="00ED15DE">
              <w:rPr>
                <w:szCs w:val="24"/>
              </w:rPr>
              <w:t>3.0</w:t>
            </w:r>
          </w:p>
        </w:tc>
        <w:tc>
          <w:tcPr>
            <w:tcW w:w="1152" w:type="dxa"/>
            <w:vAlign w:val="center"/>
          </w:tcPr>
          <w:p w14:paraId="000000EF" w14:textId="77777777" w:rsidR="009E2D3C" w:rsidRPr="00ED15DE" w:rsidRDefault="00B855CF">
            <w:pPr>
              <w:jc w:val="center"/>
              <w:rPr>
                <w:szCs w:val="24"/>
              </w:rPr>
            </w:pPr>
            <w:r w:rsidRPr="00ED15DE">
              <w:rPr>
                <w:szCs w:val="24"/>
              </w:rPr>
              <w:t>18</w:t>
            </w:r>
          </w:p>
        </w:tc>
        <w:tc>
          <w:tcPr>
            <w:tcW w:w="1361" w:type="dxa"/>
            <w:vAlign w:val="center"/>
          </w:tcPr>
          <w:p w14:paraId="000000F0" w14:textId="77777777" w:rsidR="009E2D3C" w:rsidRPr="00ED15DE" w:rsidRDefault="00B855CF">
            <w:pPr>
              <w:jc w:val="center"/>
              <w:rPr>
                <w:szCs w:val="24"/>
              </w:rPr>
            </w:pPr>
            <w:r w:rsidRPr="00ED15DE">
              <w:rPr>
                <w:szCs w:val="24"/>
              </w:rPr>
              <w:t>-0.08</w:t>
            </w:r>
          </w:p>
        </w:tc>
        <w:tc>
          <w:tcPr>
            <w:tcW w:w="1152" w:type="dxa"/>
            <w:vAlign w:val="center"/>
          </w:tcPr>
          <w:p w14:paraId="000000F1" w14:textId="77777777" w:rsidR="009E2D3C" w:rsidRPr="00ED15DE" w:rsidRDefault="00B855CF">
            <w:pPr>
              <w:jc w:val="center"/>
              <w:rPr>
                <w:szCs w:val="24"/>
              </w:rPr>
            </w:pPr>
            <w:r w:rsidRPr="00ED15DE">
              <w:rPr>
                <w:szCs w:val="24"/>
              </w:rPr>
              <w:t>16</w:t>
            </w:r>
          </w:p>
        </w:tc>
        <w:tc>
          <w:tcPr>
            <w:tcW w:w="1361" w:type="dxa"/>
            <w:vAlign w:val="center"/>
          </w:tcPr>
          <w:p w14:paraId="000000F2" w14:textId="77777777" w:rsidR="009E2D3C" w:rsidRPr="00ED15DE" w:rsidRDefault="00B855CF">
            <w:pPr>
              <w:jc w:val="center"/>
              <w:rPr>
                <w:szCs w:val="24"/>
              </w:rPr>
            </w:pPr>
            <w:r w:rsidRPr="00ED15DE">
              <w:rPr>
                <w:szCs w:val="24"/>
              </w:rPr>
              <w:t>3.52</w:t>
            </w:r>
          </w:p>
        </w:tc>
        <w:tc>
          <w:tcPr>
            <w:tcW w:w="1152" w:type="dxa"/>
            <w:vAlign w:val="center"/>
          </w:tcPr>
          <w:p w14:paraId="000000F3" w14:textId="77777777" w:rsidR="009E2D3C" w:rsidRPr="00ED15DE" w:rsidRDefault="00B855CF">
            <w:pPr>
              <w:jc w:val="center"/>
              <w:rPr>
                <w:szCs w:val="24"/>
              </w:rPr>
            </w:pPr>
            <w:r w:rsidRPr="00ED15DE">
              <w:rPr>
                <w:szCs w:val="24"/>
              </w:rPr>
              <w:t>3</w:t>
            </w:r>
          </w:p>
        </w:tc>
        <w:tc>
          <w:tcPr>
            <w:tcW w:w="1361" w:type="dxa"/>
            <w:vAlign w:val="center"/>
          </w:tcPr>
          <w:p w14:paraId="000000F4" w14:textId="77777777" w:rsidR="009E2D3C" w:rsidRPr="00ED15DE" w:rsidRDefault="00B855CF">
            <w:pPr>
              <w:jc w:val="center"/>
              <w:rPr>
                <w:szCs w:val="24"/>
              </w:rPr>
            </w:pPr>
            <w:r w:rsidRPr="00ED15DE">
              <w:rPr>
                <w:szCs w:val="24"/>
              </w:rPr>
              <w:t>1.78</w:t>
            </w:r>
          </w:p>
        </w:tc>
      </w:tr>
      <w:tr w:rsidR="009E2D3C" w:rsidRPr="00ED15DE" w14:paraId="0ECC712F" w14:textId="77777777">
        <w:trPr>
          <w:jc w:val="center"/>
        </w:trPr>
        <w:tc>
          <w:tcPr>
            <w:tcW w:w="1152" w:type="dxa"/>
            <w:vAlign w:val="center"/>
          </w:tcPr>
          <w:p w14:paraId="000000F5" w14:textId="77777777" w:rsidR="009E2D3C" w:rsidRPr="00ED15DE" w:rsidRDefault="00B855CF">
            <w:pPr>
              <w:jc w:val="center"/>
              <w:rPr>
                <w:szCs w:val="24"/>
              </w:rPr>
            </w:pPr>
            <w:r w:rsidRPr="00ED15DE">
              <w:rPr>
                <w:szCs w:val="24"/>
              </w:rPr>
              <w:t>3.5</w:t>
            </w:r>
          </w:p>
        </w:tc>
        <w:tc>
          <w:tcPr>
            <w:tcW w:w="1152" w:type="dxa"/>
            <w:vAlign w:val="center"/>
          </w:tcPr>
          <w:p w14:paraId="000000F6" w14:textId="77777777" w:rsidR="009E2D3C" w:rsidRPr="00ED15DE" w:rsidRDefault="00B855CF">
            <w:pPr>
              <w:jc w:val="center"/>
              <w:rPr>
                <w:szCs w:val="24"/>
              </w:rPr>
            </w:pPr>
            <w:r w:rsidRPr="00ED15DE">
              <w:rPr>
                <w:szCs w:val="24"/>
              </w:rPr>
              <w:t>24</w:t>
            </w:r>
          </w:p>
        </w:tc>
        <w:tc>
          <w:tcPr>
            <w:tcW w:w="1361" w:type="dxa"/>
            <w:vAlign w:val="center"/>
          </w:tcPr>
          <w:p w14:paraId="000000F7" w14:textId="77777777" w:rsidR="009E2D3C" w:rsidRPr="00ED15DE" w:rsidRDefault="00B855CF">
            <w:pPr>
              <w:jc w:val="center"/>
              <w:rPr>
                <w:szCs w:val="24"/>
              </w:rPr>
            </w:pPr>
            <w:r w:rsidRPr="00ED15DE">
              <w:rPr>
                <w:szCs w:val="24"/>
              </w:rPr>
              <w:t>0.00</w:t>
            </w:r>
          </w:p>
        </w:tc>
        <w:tc>
          <w:tcPr>
            <w:tcW w:w="1152" w:type="dxa"/>
            <w:vAlign w:val="center"/>
          </w:tcPr>
          <w:p w14:paraId="000000F8" w14:textId="77777777" w:rsidR="009E2D3C" w:rsidRPr="00ED15DE" w:rsidRDefault="00B855CF">
            <w:pPr>
              <w:jc w:val="center"/>
              <w:rPr>
                <w:szCs w:val="24"/>
              </w:rPr>
            </w:pPr>
            <w:r w:rsidRPr="00ED15DE">
              <w:rPr>
                <w:szCs w:val="24"/>
              </w:rPr>
              <w:t>23</w:t>
            </w:r>
          </w:p>
        </w:tc>
        <w:tc>
          <w:tcPr>
            <w:tcW w:w="1361" w:type="dxa"/>
            <w:vAlign w:val="center"/>
          </w:tcPr>
          <w:p w14:paraId="000000F9" w14:textId="77777777" w:rsidR="009E2D3C" w:rsidRPr="00ED15DE" w:rsidRDefault="00B855CF">
            <w:pPr>
              <w:jc w:val="center"/>
              <w:rPr>
                <w:szCs w:val="24"/>
              </w:rPr>
            </w:pPr>
            <w:r w:rsidRPr="00ED15DE">
              <w:rPr>
                <w:szCs w:val="24"/>
              </w:rPr>
              <w:t>2.96</w:t>
            </w:r>
          </w:p>
        </w:tc>
        <w:tc>
          <w:tcPr>
            <w:tcW w:w="1152" w:type="dxa"/>
            <w:vAlign w:val="center"/>
          </w:tcPr>
          <w:p w14:paraId="000000FA" w14:textId="77777777" w:rsidR="009E2D3C" w:rsidRPr="00ED15DE" w:rsidRDefault="00B855CF">
            <w:pPr>
              <w:jc w:val="center"/>
              <w:rPr>
                <w:szCs w:val="24"/>
              </w:rPr>
            </w:pPr>
            <w:r w:rsidRPr="00ED15DE">
              <w:rPr>
                <w:szCs w:val="24"/>
              </w:rPr>
              <w:t>3</w:t>
            </w:r>
          </w:p>
        </w:tc>
        <w:tc>
          <w:tcPr>
            <w:tcW w:w="1361" w:type="dxa"/>
            <w:vAlign w:val="center"/>
          </w:tcPr>
          <w:p w14:paraId="000000FB" w14:textId="77777777" w:rsidR="009E2D3C" w:rsidRPr="00ED15DE" w:rsidRDefault="00B855CF">
            <w:pPr>
              <w:jc w:val="center"/>
              <w:rPr>
                <w:szCs w:val="24"/>
              </w:rPr>
            </w:pPr>
            <w:r w:rsidRPr="00ED15DE">
              <w:rPr>
                <w:szCs w:val="24"/>
              </w:rPr>
              <w:t>0.79</w:t>
            </w:r>
          </w:p>
        </w:tc>
      </w:tr>
      <w:tr w:rsidR="009E2D3C" w:rsidRPr="00ED15DE" w14:paraId="541EDD02" w14:textId="77777777">
        <w:trPr>
          <w:jc w:val="center"/>
        </w:trPr>
        <w:tc>
          <w:tcPr>
            <w:tcW w:w="1152" w:type="dxa"/>
            <w:vAlign w:val="center"/>
          </w:tcPr>
          <w:p w14:paraId="000000FC" w14:textId="77777777" w:rsidR="009E2D3C" w:rsidRPr="00ED15DE" w:rsidRDefault="00B855CF">
            <w:pPr>
              <w:jc w:val="center"/>
              <w:rPr>
                <w:szCs w:val="24"/>
              </w:rPr>
            </w:pPr>
            <w:r w:rsidRPr="00ED15DE">
              <w:rPr>
                <w:szCs w:val="24"/>
              </w:rPr>
              <w:t>4.0</w:t>
            </w:r>
          </w:p>
        </w:tc>
        <w:tc>
          <w:tcPr>
            <w:tcW w:w="1152" w:type="dxa"/>
            <w:vAlign w:val="center"/>
          </w:tcPr>
          <w:p w14:paraId="000000FD" w14:textId="77777777" w:rsidR="009E2D3C" w:rsidRPr="00ED15DE" w:rsidRDefault="00B855CF">
            <w:pPr>
              <w:jc w:val="center"/>
              <w:rPr>
                <w:szCs w:val="24"/>
              </w:rPr>
            </w:pPr>
            <w:r w:rsidRPr="00ED15DE">
              <w:rPr>
                <w:szCs w:val="24"/>
              </w:rPr>
              <w:t>24</w:t>
            </w:r>
          </w:p>
        </w:tc>
        <w:tc>
          <w:tcPr>
            <w:tcW w:w="1361" w:type="dxa"/>
            <w:vAlign w:val="center"/>
          </w:tcPr>
          <w:p w14:paraId="000000FE" w14:textId="77777777" w:rsidR="009E2D3C" w:rsidRPr="00ED15DE" w:rsidRDefault="00B855CF">
            <w:pPr>
              <w:jc w:val="center"/>
              <w:rPr>
                <w:szCs w:val="24"/>
              </w:rPr>
            </w:pPr>
            <w:r w:rsidRPr="00ED15DE">
              <w:rPr>
                <w:szCs w:val="24"/>
              </w:rPr>
              <w:t>0.06</w:t>
            </w:r>
          </w:p>
        </w:tc>
        <w:tc>
          <w:tcPr>
            <w:tcW w:w="1152" w:type="dxa"/>
            <w:vAlign w:val="center"/>
          </w:tcPr>
          <w:p w14:paraId="000000FF" w14:textId="77777777" w:rsidR="009E2D3C" w:rsidRPr="00ED15DE" w:rsidRDefault="00B855CF">
            <w:pPr>
              <w:jc w:val="center"/>
              <w:rPr>
                <w:szCs w:val="24"/>
              </w:rPr>
            </w:pPr>
            <w:r w:rsidRPr="00ED15DE">
              <w:rPr>
                <w:szCs w:val="24"/>
              </w:rPr>
              <w:t>23</w:t>
            </w:r>
          </w:p>
        </w:tc>
        <w:tc>
          <w:tcPr>
            <w:tcW w:w="1361" w:type="dxa"/>
            <w:vAlign w:val="center"/>
          </w:tcPr>
          <w:p w14:paraId="00000100" w14:textId="77777777" w:rsidR="009E2D3C" w:rsidRPr="00ED15DE" w:rsidRDefault="00B855CF">
            <w:pPr>
              <w:jc w:val="center"/>
              <w:rPr>
                <w:szCs w:val="24"/>
              </w:rPr>
            </w:pPr>
            <w:r w:rsidRPr="00ED15DE">
              <w:rPr>
                <w:szCs w:val="24"/>
              </w:rPr>
              <w:t>2.40</w:t>
            </w:r>
          </w:p>
        </w:tc>
        <w:tc>
          <w:tcPr>
            <w:tcW w:w="1152" w:type="dxa"/>
            <w:vAlign w:val="center"/>
          </w:tcPr>
          <w:p w14:paraId="00000101" w14:textId="77777777" w:rsidR="009E2D3C" w:rsidRPr="00ED15DE" w:rsidRDefault="00B855CF">
            <w:pPr>
              <w:jc w:val="center"/>
              <w:rPr>
                <w:szCs w:val="24"/>
              </w:rPr>
            </w:pPr>
            <w:r w:rsidRPr="00ED15DE">
              <w:rPr>
                <w:szCs w:val="24"/>
              </w:rPr>
              <w:t>3</w:t>
            </w:r>
          </w:p>
        </w:tc>
        <w:tc>
          <w:tcPr>
            <w:tcW w:w="1361" w:type="dxa"/>
            <w:vAlign w:val="center"/>
          </w:tcPr>
          <w:p w14:paraId="00000102" w14:textId="77777777" w:rsidR="009E2D3C" w:rsidRPr="00ED15DE" w:rsidRDefault="00B855CF">
            <w:pPr>
              <w:jc w:val="center"/>
              <w:rPr>
                <w:szCs w:val="24"/>
              </w:rPr>
            </w:pPr>
            <w:r w:rsidRPr="00ED15DE">
              <w:rPr>
                <w:szCs w:val="24"/>
              </w:rPr>
              <w:t>1.13</w:t>
            </w:r>
          </w:p>
        </w:tc>
      </w:tr>
      <w:tr w:rsidR="009E2D3C" w:rsidRPr="00ED15DE" w14:paraId="3F1173C3" w14:textId="77777777">
        <w:trPr>
          <w:jc w:val="center"/>
        </w:trPr>
        <w:tc>
          <w:tcPr>
            <w:tcW w:w="1152" w:type="dxa"/>
            <w:vAlign w:val="center"/>
          </w:tcPr>
          <w:p w14:paraId="00000103" w14:textId="77777777" w:rsidR="009E2D3C" w:rsidRPr="00ED15DE" w:rsidRDefault="00B855CF">
            <w:pPr>
              <w:jc w:val="center"/>
              <w:rPr>
                <w:szCs w:val="24"/>
              </w:rPr>
            </w:pPr>
            <w:r w:rsidRPr="00ED15DE">
              <w:rPr>
                <w:szCs w:val="24"/>
              </w:rPr>
              <w:t>4.5</w:t>
            </w:r>
          </w:p>
        </w:tc>
        <w:tc>
          <w:tcPr>
            <w:tcW w:w="1152" w:type="dxa"/>
            <w:vAlign w:val="center"/>
          </w:tcPr>
          <w:p w14:paraId="00000104" w14:textId="77777777" w:rsidR="009E2D3C" w:rsidRPr="00ED15DE" w:rsidRDefault="00B855CF">
            <w:pPr>
              <w:jc w:val="center"/>
              <w:rPr>
                <w:szCs w:val="24"/>
              </w:rPr>
            </w:pPr>
            <w:r w:rsidRPr="00ED15DE">
              <w:rPr>
                <w:szCs w:val="24"/>
              </w:rPr>
              <w:t>24</w:t>
            </w:r>
          </w:p>
        </w:tc>
        <w:tc>
          <w:tcPr>
            <w:tcW w:w="1361" w:type="dxa"/>
            <w:vAlign w:val="center"/>
          </w:tcPr>
          <w:p w14:paraId="00000105" w14:textId="77777777" w:rsidR="009E2D3C" w:rsidRPr="00ED15DE" w:rsidRDefault="00B855CF">
            <w:pPr>
              <w:jc w:val="center"/>
              <w:rPr>
                <w:szCs w:val="24"/>
              </w:rPr>
            </w:pPr>
            <w:r w:rsidRPr="00ED15DE">
              <w:rPr>
                <w:szCs w:val="24"/>
              </w:rPr>
              <w:t>0.04</w:t>
            </w:r>
          </w:p>
        </w:tc>
        <w:tc>
          <w:tcPr>
            <w:tcW w:w="1152" w:type="dxa"/>
            <w:vAlign w:val="center"/>
          </w:tcPr>
          <w:p w14:paraId="00000106" w14:textId="77777777" w:rsidR="009E2D3C" w:rsidRPr="00ED15DE" w:rsidRDefault="00B855CF">
            <w:pPr>
              <w:jc w:val="center"/>
              <w:rPr>
                <w:szCs w:val="24"/>
              </w:rPr>
            </w:pPr>
            <w:r w:rsidRPr="00ED15DE">
              <w:rPr>
                <w:szCs w:val="24"/>
              </w:rPr>
              <w:t>23</w:t>
            </w:r>
          </w:p>
        </w:tc>
        <w:tc>
          <w:tcPr>
            <w:tcW w:w="1361" w:type="dxa"/>
            <w:vAlign w:val="center"/>
          </w:tcPr>
          <w:p w14:paraId="00000107" w14:textId="77777777" w:rsidR="009E2D3C" w:rsidRPr="00ED15DE" w:rsidRDefault="00B855CF">
            <w:pPr>
              <w:jc w:val="center"/>
              <w:rPr>
                <w:szCs w:val="24"/>
              </w:rPr>
            </w:pPr>
            <w:r w:rsidRPr="00ED15DE">
              <w:rPr>
                <w:szCs w:val="24"/>
              </w:rPr>
              <w:t>1.93</w:t>
            </w:r>
          </w:p>
        </w:tc>
        <w:tc>
          <w:tcPr>
            <w:tcW w:w="1152" w:type="dxa"/>
            <w:vAlign w:val="center"/>
          </w:tcPr>
          <w:p w14:paraId="00000108" w14:textId="77777777" w:rsidR="009E2D3C" w:rsidRPr="00ED15DE" w:rsidRDefault="00B855CF">
            <w:pPr>
              <w:jc w:val="center"/>
              <w:rPr>
                <w:szCs w:val="24"/>
              </w:rPr>
            </w:pPr>
            <w:r w:rsidRPr="00ED15DE">
              <w:rPr>
                <w:szCs w:val="24"/>
              </w:rPr>
              <w:t>3</w:t>
            </w:r>
          </w:p>
        </w:tc>
        <w:tc>
          <w:tcPr>
            <w:tcW w:w="1361" w:type="dxa"/>
            <w:vAlign w:val="center"/>
          </w:tcPr>
          <w:p w14:paraId="00000109" w14:textId="77777777" w:rsidR="009E2D3C" w:rsidRPr="00ED15DE" w:rsidRDefault="00B855CF">
            <w:pPr>
              <w:jc w:val="center"/>
              <w:rPr>
                <w:szCs w:val="24"/>
              </w:rPr>
            </w:pPr>
            <w:r w:rsidRPr="00ED15DE">
              <w:rPr>
                <w:szCs w:val="24"/>
              </w:rPr>
              <w:t>0.80</w:t>
            </w:r>
          </w:p>
        </w:tc>
      </w:tr>
      <w:tr w:rsidR="009E2D3C" w:rsidRPr="00ED15DE" w14:paraId="1B92D81C" w14:textId="77777777">
        <w:trPr>
          <w:jc w:val="center"/>
        </w:trPr>
        <w:tc>
          <w:tcPr>
            <w:tcW w:w="1152" w:type="dxa"/>
            <w:vAlign w:val="center"/>
          </w:tcPr>
          <w:p w14:paraId="0000010A" w14:textId="77777777" w:rsidR="009E2D3C" w:rsidRPr="00ED15DE" w:rsidRDefault="00B855CF">
            <w:pPr>
              <w:jc w:val="center"/>
              <w:rPr>
                <w:szCs w:val="24"/>
              </w:rPr>
            </w:pPr>
            <w:r w:rsidRPr="00ED15DE">
              <w:rPr>
                <w:szCs w:val="24"/>
              </w:rPr>
              <w:t>5.0</w:t>
            </w:r>
          </w:p>
        </w:tc>
        <w:tc>
          <w:tcPr>
            <w:tcW w:w="1152" w:type="dxa"/>
            <w:vAlign w:val="center"/>
          </w:tcPr>
          <w:p w14:paraId="0000010B" w14:textId="77777777" w:rsidR="009E2D3C" w:rsidRPr="00ED15DE" w:rsidRDefault="00B855CF">
            <w:pPr>
              <w:jc w:val="center"/>
              <w:rPr>
                <w:szCs w:val="24"/>
              </w:rPr>
            </w:pPr>
            <w:r w:rsidRPr="00ED15DE">
              <w:rPr>
                <w:szCs w:val="24"/>
              </w:rPr>
              <w:t>25</w:t>
            </w:r>
          </w:p>
        </w:tc>
        <w:tc>
          <w:tcPr>
            <w:tcW w:w="1361" w:type="dxa"/>
            <w:vAlign w:val="center"/>
          </w:tcPr>
          <w:p w14:paraId="0000010C" w14:textId="77777777" w:rsidR="009E2D3C" w:rsidRPr="00ED15DE" w:rsidRDefault="00B855CF">
            <w:pPr>
              <w:jc w:val="center"/>
              <w:rPr>
                <w:szCs w:val="24"/>
              </w:rPr>
            </w:pPr>
            <w:r w:rsidRPr="00ED15DE">
              <w:rPr>
                <w:szCs w:val="24"/>
              </w:rPr>
              <w:t>0.11</w:t>
            </w:r>
          </w:p>
        </w:tc>
        <w:tc>
          <w:tcPr>
            <w:tcW w:w="1152" w:type="dxa"/>
            <w:vAlign w:val="center"/>
          </w:tcPr>
          <w:p w14:paraId="0000010D" w14:textId="77777777" w:rsidR="009E2D3C" w:rsidRPr="00ED15DE" w:rsidRDefault="00B855CF">
            <w:pPr>
              <w:jc w:val="center"/>
              <w:rPr>
                <w:szCs w:val="24"/>
              </w:rPr>
            </w:pPr>
            <w:r w:rsidRPr="00ED15DE">
              <w:rPr>
                <w:szCs w:val="24"/>
              </w:rPr>
              <w:t>24</w:t>
            </w:r>
          </w:p>
        </w:tc>
        <w:tc>
          <w:tcPr>
            <w:tcW w:w="1361" w:type="dxa"/>
            <w:vAlign w:val="center"/>
          </w:tcPr>
          <w:p w14:paraId="0000010E" w14:textId="77777777" w:rsidR="009E2D3C" w:rsidRPr="00ED15DE" w:rsidRDefault="00B855CF">
            <w:pPr>
              <w:jc w:val="center"/>
              <w:rPr>
                <w:szCs w:val="24"/>
              </w:rPr>
            </w:pPr>
            <w:r w:rsidRPr="00ED15DE">
              <w:rPr>
                <w:szCs w:val="24"/>
              </w:rPr>
              <w:t>1.98</w:t>
            </w:r>
          </w:p>
        </w:tc>
        <w:tc>
          <w:tcPr>
            <w:tcW w:w="1152" w:type="dxa"/>
            <w:vAlign w:val="center"/>
          </w:tcPr>
          <w:p w14:paraId="0000010F" w14:textId="77777777" w:rsidR="009E2D3C" w:rsidRPr="00ED15DE" w:rsidRDefault="00B855CF">
            <w:pPr>
              <w:jc w:val="center"/>
              <w:rPr>
                <w:szCs w:val="24"/>
              </w:rPr>
            </w:pPr>
            <w:r w:rsidRPr="00ED15DE">
              <w:rPr>
                <w:szCs w:val="24"/>
              </w:rPr>
              <w:t>3</w:t>
            </w:r>
          </w:p>
        </w:tc>
        <w:tc>
          <w:tcPr>
            <w:tcW w:w="1361" w:type="dxa"/>
            <w:vAlign w:val="center"/>
          </w:tcPr>
          <w:p w14:paraId="00000110" w14:textId="77777777" w:rsidR="009E2D3C" w:rsidRPr="00ED15DE" w:rsidRDefault="00B855CF">
            <w:pPr>
              <w:jc w:val="center"/>
              <w:rPr>
                <w:szCs w:val="24"/>
              </w:rPr>
            </w:pPr>
            <w:r w:rsidRPr="00ED15DE">
              <w:rPr>
                <w:szCs w:val="24"/>
              </w:rPr>
              <w:t>0.14</w:t>
            </w:r>
          </w:p>
        </w:tc>
      </w:tr>
      <w:tr w:rsidR="009E2D3C" w:rsidRPr="00ED15DE" w14:paraId="0A5B5D02" w14:textId="77777777">
        <w:trPr>
          <w:jc w:val="center"/>
        </w:trPr>
        <w:tc>
          <w:tcPr>
            <w:tcW w:w="1152" w:type="dxa"/>
            <w:vAlign w:val="center"/>
          </w:tcPr>
          <w:p w14:paraId="00000111" w14:textId="77777777" w:rsidR="009E2D3C" w:rsidRPr="00ED15DE" w:rsidRDefault="00B855CF">
            <w:pPr>
              <w:jc w:val="center"/>
              <w:rPr>
                <w:szCs w:val="24"/>
              </w:rPr>
            </w:pPr>
            <w:r w:rsidRPr="00ED15DE">
              <w:rPr>
                <w:szCs w:val="24"/>
              </w:rPr>
              <w:t>5.5</w:t>
            </w:r>
          </w:p>
        </w:tc>
        <w:tc>
          <w:tcPr>
            <w:tcW w:w="1152" w:type="dxa"/>
            <w:vAlign w:val="center"/>
          </w:tcPr>
          <w:p w14:paraId="00000112" w14:textId="77777777" w:rsidR="009E2D3C" w:rsidRPr="00ED15DE" w:rsidRDefault="00B855CF">
            <w:pPr>
              <w:jc w:val="center"/>
              <w:rPr>
                <w:szCs w:val="24"/>
              </w:rPr>
            </w:pPr>
            <w:r w:rsidRPr="00ED15DE">
              <w:rPr>
                <w:szCs w:val="24"/>
              </w:rPr>
              <w:t>27</w:t>
            </w:r>
          </w:p>
        </w:tc>
        <w:tc>
          <w:tcPr>
            <w:tcW w:w="1361" w:type="dxa"/>
            <w:vAlign w:val="center"/>
          </w:tcPr>
          <w:p w14:paraId="00000113" w14:textId="77777777" w:rsidR="009E2D3C" w:rsidRPr="00ED15DE" w:rsidRDefault="00B855CF">
            <w:pPr>
              <w:jc w:val="center"/>
              <w:rPr>
                <w:szCs w:val="24"/>
              </w:rPr>
            </w:pPr>
            <w:r w:rsidRPr="00ED15DE">
              <w:rPr>
                <w:szCs w:val="24"/>
              </w:rPr>
              <w:t>0.20</w:t>
            </w:r>
          </w:p>
        </w:tc>
        <w:tc>
          <w:tcPr>
            <w:tcW w:w="1152" w:type="dxa"/>
            <w:vAlign w:val="center"/>
          </w:tcPr>
          <w:p w14:paraId="00000114" w14:textId="77777777" w:rsidR="009E2D3C" w:rsidRPr="00ED15DE" w:rsidRDefault="00B855CF">
            <w:pPr>
              <w:jc w:val="center"/>
              <w:rPr>
                <w:szCs w:val="24"/>
              </w:rPr>
            </w:pPr>
            <w:r w:rsidRPr="00ED15DE">
              <w:rPr>
                <w:szCs w:val="24"/>
              </w:rPr>
              <w:t>26</w:t>
            </w:r>
          </w:p>
        </w:tc>
        <w:tc>
          <w:tcPr>
            <w:tcW w:w="1361" w:type="dxa"/>
            <w:vAlign w:val="center"/>
          </w:tcPr>
          <w:p w14:paraId="00000115" w14:textId="77777777" w:rsidR="009E2D3C" w:rsidRPr="005010DE" w:rsidRDefault="00B855CF">
            <w:pPr>
              <w:jc w:val="center"/>
              <w:rPr>
                <w:szCs w:val="24"/>
              </w:rPr>
            </w:pPr>
            <w:r w:rsidRPr="00ED15DE">
              <w:rPr>
                <w:szCs w:val="24"/>
              </w:rPr>
              <w:t>1</w:t>
            </w:r>
            <w:r w:rsidRPr="005010DE">
              <w:rPr>
                <w:szCs w:val="24"/>
              </w:rPr>
              <w:t>.69</w:t>
            </w:r>
          </w:p>
        </w:tc>
        <w:tc>
          <w:tcPr>
            <w:tcW w:w="1152" w:type="dxa"/>
            <w:vAlign w:val="center"/>
          </w:tcPr>
          <w:p w14:paraId="00000116" w14:textId="77777777" w:rsidR="009E2D3C" w:rsidRPr="004E6520" w:rsidRDefault="00B855CF">
            <w:pPr>
              <w:jc w:val="center"/>
              <w:rPr>
                <w:szCs w:val="24"/>
              </w:rPr>
            </w:pPr>
            <w:r w:rsidRPr="004E6520">
              <w:rPr>
                <w:szCs w:val="24"/>
              </w:rPr>
              <w:t>3</w:t>
            </w:r>
          </w:p>
        </w:tc>
        <w:tc>
          <w:tcPr>
            <w:tcW w:w="1361" w:type="dxa"/>
            <w:vAlign w:val="center"/>
          </w:tcPr>
          <w:p w14:paraId="00000117" w14:textId="77777777" w:rsidR="009E2D3C" w:rsidRPr="00FA6E6E" w:rsidRDefault="00B855CF">
            <w:pPr>
              <w:jc w:val="center"/>
              <w:rPr>
                <w:szCs w:val="24"/>
              </w:rPr>
            </w:pPr>
            <w:r w:rsidRPr="008E3002">
              <w:rPr>
                <w:szCs w:val="24"/>
              </w:rPr>
              <w:t>-0.04</w:t>
            </w:r>
          </w:p>
        </w:tc>
      </w:tr>
      <w:tr w:rsidR="009E2D3C" w:rsidRPr="00ED15DE" w14:paraId="6E0BC60E" w14:textId="77777777">
        <w:trPr>
          <w:jc w:val="center"/>
        </w:trPr>
        <w:tc>
          <w:tcPr>
            <w:tcW w:w="1152" w:type="dxa"/>
            <w:vAlign w:val="center"/>
          </w:tcPr>
          <w:p w14:paraId="00000118" w14:textId="77777777" w:rsidR="009E2D3C" w:rsidRPr="00ED15DE" w:rsidRDefault="00B855CF">
            <w:pPr>
              <w:jc w:val="center"/>
              <w:rPr>
                <w:szCs w:val="24"/>
              </w:rPr>
            </w:pPr>
            <w:r w:rsidRPr="00ED15DE">
              <w:rPr>
                <w:szCs w:val="24"/>
              </w:rPr>
              <w:t>6.0</w:t>
            </w:r>
          </w:p>
        </w:tc>
        <w:tc>
          <w:tcPr>
            <w:tcW w:w="1152" w:type="dxa"/>
            <w:vAlign w:val="center"/>
          </w:tcPr>
          <w:p w14:paraId="00000119" w14:textId="77777777" w:rsidR="009E2D3C" w:rsidRPr="00ED15DE" w:rsidRDefault="00B855CF">
            <w:pPr>
              <w:jc w:val="center"/>
              <w:rPr>
                <w:szCs w:val="24"/>
              </w:rPr>
            </w:pPr>
            <w:r w:rsidRPr="00ED15DE">
              <w:rPr>
                <w:szCs w:val="24"/>
              </w:rPr>
              <w:t>27</w:t>
            </w:r>
          </w:p>
        </w:tc>
        <w:tc>
          <w:tcPr>
            <w:tcW w:w="1361" w:type="dxa"/>
            <w:vAlign w:val="center"/>
          </w:tcPr>
          <w:p w14:paraId="0000011A" w14:textId="77777777" w:rsidR="009E2D3C" w:rsidRPr="00ED15DE" w:rsidRDefault="00B855CF">
            <w:pPr>
              <w:jc w:val="center"/>
              <w:rPr>
                <w:szCs w:val="24"/>
              </w:rPr>
            </w:pPr>
            <w:r w:rsidRPr="00ED15DE">
              <w:rPr>
                <w:szCs w:val="24"/>
              </w:rPr>
              <w:t>0.15</w:t>
            </w:r>
          </w:p>
        </w:tc>
        <w:tc>
          <w:tcPr>
            <w:tcW w:w="1152" w:type="dxa"/>
            <w:vAlign w:val="center"/>
          </w:tcPr>
          <w:p w14:paraId="0000011B" w14:textId="77777777" w:rsidR="009E2D3C" w:rsidRPr="00ED15DE" w:rsidRDefault="00B855CF">
            <w:pPr>
              <w:jc w:val="center"/>
              <w:rPr>
                <w:szCs w:val="24"/>
              </w:rPr>
            </w:pPr>
            <w:r w:rsidRPr="00ED15DE">
              <w:rPr>
                <w:szCs w:val="24"/>
              </w:rPr>
              <w:t>26</w:t>
            </w:r>
          </w:p>
        </w:tc>
        <w:tc>
          <w:tcPr>
            <w:tcW w:w="1361" w:type="dxa"/>
            <w:vAlign w:val="center"/>
          </w:tcPr>
          <w:p w14:paraId="0000011C" w14:textId="77777777" w:rsidR="009E2D3C" w:rsidRPr="00ED15DE" w:rsidRDefault="00B855CF">
            <w:pPr>
              <w:jc w:val="center"/>
              <w:rPr>
                <w:szCs w:val="24"/>
              </w:rPr>
            </w:pPr>
            <w:r w:rsidRPr="00ED15DE">
              <w:rPr>
                <w:szCs w:val="24"/>
              </w:rPr>
              <w:t>1.41</w:t>
            </w:r>
          </w:p>
        </w:tc>
        <w:tc>
          <w:tcPr>
            <w:tcW w:w="1152" w:type="dxa"/>
            <w:vAlign w:val="center"/>
          </w:tcPr>
          <w:p w14:paraId="0000011D" w14:textId="77777777" w:rsidR="009E2D3C" w:rsidRPr="00ED15DE" w:rsidRDefault="00B855CF">
            <w:pPr>
              <w:jc w:val="center"/>
              <w:rPr>
                <w:szCs w:val="24"/>
              </w:rPr>
            </w:pPr>
            <w:r w:rsidRPr="00ED15DE">
              <w:rPr>
                <w:szCs w:val="24"/>
              </w:rPr>
              <w:t>3</w:t>
            </w:r>
          </w:p>
        </w:tc>
        <w:tc>
          <w:tcPr>
            <w:tcW w:w="1361" w:type="dxa"/>
            <w:vAlign w:val="center"/>
          </w:tcPr>
          <w:p w14:paraId="0000011E" w14:textId="77777777" w:rsidR="009E2D3C" w:rsidRPr="00ED15DE" w:rsidRDefault="00B855CF">
            <w:pPr>
              <w:jc w:val="center"/>
              <w:rPr>
                <w:szCs w:val="24"/>
              </w:rPr>
            </w:pPr>
            <w:r w:rsidRPr="00ED15DE">
              <w:rPr>
                <w:szCs w:val="24"/>
              </w:rPr>
              <w:t>0.42</w:t>
            </w:r>
          </w:p>
        </w:tc>
      </w:tr>
      <w:tr w:rsidR="009E2D3C" w:rsidRPr="00ED15DE" w14:paraId="54B9E6FE" w14:textId="77777777">
        <w:trPr>
          <w:jc w:val="center"/>
        </w:trPr>
        <w:tc>
          <w:tcPr>
            <w:tcW w:w="1152" w:type="dxa"/>
            <w:vAlign w:val="center"/>
          </w:tcPr>
          <w:p w14:paraId="0000011F" w14:textId="77777777" w:rsidR="009E2D3C" w:rsidRPr="00ED15DE" w:rsidRDefault="00B855CF">
            <w:pPr>
              <w:jc w:val="center"/>
              <w:rPr>
                <w:szCs w:val="24"/>
              </w:rPr>
            </w:pPr>
            <w:r w:rsidRPr="00ED15DE">
              <w:rPr>
                <w:szCs w:val="24"/>
              </w:rPr>
              <w:t>6.5</w:t>
            </w:r>
          </w:p>
        </w:tc>
        <w:tc>
          <w:tcPr>
            <w:tcW w:w="1152" w:type="dxa"/>
            <w:vAlign w:val="center"/>
          </w:tcPr>
          <w:p w14:paraId="00000120" w14:textId="77777777" w:rsidR="009E2D3C" w:rsidRPr="00ED15DE" w:rsidRDefault="00B855CF">
            <w:pPr>
              <w:jc w:val="center"/>
              <w:rPr>
                <w:szCs w:val="24"/>
              </w:rPr>
            </w:pPr>
            <w:r w:rsidRPr="00ED15DE">
              <w:rPr>
                <w:szCs w:val="24"/>
              </w:rPr>
              <w:t>27</w:t>
            </w:r>
          </w:p>
        </w:tc>
        <w:tc>
          <w:tcPr>
            <w:tcW w:w="1361" w:type="dxa"/>
            <w:vAlign w:val="center"/>
          </w:tcPr>
          <w:p w14:paraId="00000121" w14:textId="77777777" w:rsidR="009E2D3C" w:rsidRPr="00ED15DE" w:rsidRDefault="00B855CF">
            <w:pPr>
              <w:jc w:val="center"/>
              <w:rPr>
                <w:szCs w:val="24"/>
              </w:rPr>
            </w:pPr>
            <w:r w:rsidRPr="00ED15DE">
              <w:rPr>
                <w:szCs w:val="24"/>
              </w:rPr>
              <w:t>0.16</w:t>
            </w:r>
          </w:p>
        </w:tc>
        <w:tc>
          <w:tcPr>
            <w:tcW w:w="1152" w:type="dxa"/>
            <w:vAlign w:val="center"/>
          </w:tcPr>
          <w:p w14:paraId="00000122" w14:textId="77777777" w:rsidR="009E2D3C" w:rsidRPr="00ED15DE" w:rsidRDefault="00B855CF">
            <w:pPr>
              <w:jc w:val="center"/>
              <w:rPr>
                <w:szCs w:val="24"/>
              </w:rPr>
            </w:pPr>
            <w:r w:rsidRPr="00ED15DE">
              <w:rPr>
                <w:szCs w:val="24"/>
              </w:rPr>
              <w:t>26</w:t>
            </w:r>
          </w:p>
        </w:tc>
        <w:tc>
          <w:tcPr>
            <w:tcW w:w="1361" w:type="dxa"/>
            <w:vAlign w:val="center"/>
          </w:tcPr>
          <w:p w14:paraId="00000123" w14:textId="77777777" w:rsidR="009E2D3C" w:rsidRPr="00ED15DE" w:rsidRDefault="00B855CF">
            <w:pPr>
              <w:jc w:val="center"/>
              <w:rPr>
                <w:szCs w:val="24"/>
              </w:rPr>
            </w:pPr>
            <w:r w:rsidRPr="00ED15DE">
              <w:rPr>
                <w:szCs w:val="24"/>
              </w:rPr>
              <w:t>1.40</w:t>
            </w:r>
          </w:p>
        </w:tc>
        <w:tc>
          <w:tcPr>
            <w:tcW w:w="1152" w:type="dxa"/>
            <w:vAlign w:val="center"/>
          </w:tcPr>
          <w:p w14:paraId="00000124" w14:textId="77777777" w:rsidR="009E2D3C" w:rsidRPr="00ED15DE" w:rsidRDefault="00B855CF">
            <w:pPr>
              <w:jc w:val="center"/>
              <w:rPr>
                <w:szCs w:val="24"/>
              </w:rPr>
            </w:pPr>
            <w:r w:rsidRPr="00ED15DE">
              <w:rPr>
                <w:szCs w:val="24"/>
              </w:rPr>
              <w:t>3</w:t>
            </w:r>
          </w:p>
        </w:tc>
        <w:tc>
          <w:tcPr>
            <w:tcW w:w="1361" w:type="dxa"/>
            <w:vAlign w:val="center"/>
          </w:tcPr>
          <w:p w14:paraId="00000125" w14:textId="77777777" w:rsidR="009E2D3C" w:rsidRPr="00ED15DE" w:rsidRDefault="00B855CF">
            <w:pPr>
              <w:jc w:val="center"/>
              <w:rPr>
                <w:szCs w:val="24"/>
              </w:rPr>
            </w:pPr>
            <w:r w:rsidRPr="00ED15DE">
              <w:rPr>
                <w:szCs w:val="24"/>
              </w:rPr>
              <w:t>-0.32</w:t>
            </w:r>
          </w:p>
        </w:tc>
      </w:tr>
      <w:tr w:rsidR="009E2D3C" w:rsidRPr="00ED15DE" w14:paraId="7ADF8B4A" w14:textId="77777777">
        <w:trPr>
          <w:jc w:val="center"/>
        </w:trPr>
        <w:tc>
          <w:tcPr>
            <w:tcW w:w="1152" w:type="dxa"/>
            <w:vAlign w:val="center"/>
          </w:tcPr>
          <w:p w14:paraId="00000126" w14:textId="77777777" w:rsidR="009E2D3C" w:rsidRPr="00ED15DE" w:rsidRDefault="00B855CF">
            <w:pPr>
              <w:jc w:val="center"/>
              <w:rPr>
                <w:szCs w:val="24"/>
              </w:rPr>
            </w:pPr>
            <w:r w:rsidRPr="00ED15DE">
              <w:rPr>
                <w:szCs w:val="24"/>
              </w:rPr>
              <w:t>7.0</w:t>
            </w:r>
          </w:p>
        </w:tc>
        <w:tc>
          <w:tcPr>
            <w:tcW w:w="1152" w:type="dxa"/>
            <w:vAlign w:val="center"/>
          </w:tcPr>
          <w:p w14:paraId="00000127" w14:textId="77777777" w:rsidR="009E2D3C" w:rsidRPr="00ED15DE" w:rsidRDefault="00B855CF">
            <w:pPr>
              <w:jc w:val="center"/>
              <w:rPr>
                <w:szCs w:val="24"/>
              </w:rPr>
            </w:pPr>
            <w:r w:rsidRPr="00ED15DE">
              <w:rPr>
                <w:szCs w:val="24"/>
              </w:rPr>
              <w:t>26</w:t>
            </w:r>
          </w:p>
        </w:tc>
        <w:tc>
          <w:tcPr>
            <w:tcW w:w="1361" w:type="dxa"/>
            <w:vAlign w:val="center"/>
          </w:tcPr>
          <w:p w14:paraId="00000128" w14:textId="77777777" w:rsidR="009E2D3C" w:rsidRPr="00ED15DE" w:rsidRDefault="00B855CF">
            <w:pPr>
              <w:jc w:val="center"/>
              <w:rPr>
                <w:szCs w:val="24"/>
              </w:rPr>
            </w:pPr>
            <w:r w:rsidRPr="00ED15DE">
              <w:rPr>
                <w:szCs w:val="24"/>
              </w:rPr>
              <w:t>0.16</w:t>
            </w:r>
          </w:p>
        </w:tc>
        <w:tc>
          <w:tcPr>
            <w:tcW w:w="1152" w:type="dxa"/>
            <w:vAlign w:val="center"/>
          </w:tcPr>
          <w:p w14:paraId="00000129" w14:textId="77777777" w:rsidR="009E2D3C" w:rsidRPr="00ED15DE" w:rsidRDefault="00B855CF">
            <w:pPr>
              <w:jc w:val="center"/>
              <w:rPr>
                <w:szCs w:val="24"/>
              </w:rPr>
            </w:pPr>
            <w:r w:rsidRPr="00ED15DE">
              <w:rPr>
                <w:szCs w:val="24"/>
              </w:rPr>
              <w:t>25</w:t>
            </w:r>
          </w:p>
        </w:tc>
        <w:tc>
          <w:tcPr>
            <w:tcW w:w="1361" w:type="dxa"/>
            <w:vAlign w:val="center"/>
          </w:tcPr>
          <w:p w14:paraId="0000012A" w14:textId="77777777" w:rsidR="009E2D3C" w:rsidRPr="00ED15DE" w:rsidRDefault="00B855CF">
            <w:pPr>
              <w:jc w:val="center"/>
              <w:rPr>
                <w:szCs w:val="24"/>
              </w:rPr>
            </w:pPr>
            <w:r w:rsidRPr="00ED15DE">
              <w:rPr>
                <w:szCs w:val="24"/>
              </w:rPr>
              <w:t>1.25</w:t>
            </w:r>
          </w:p>
        </w:tc>
        <w:tc>
          <w:tcPr>
            <w:tcW w:w="1152" w:type="dxa"/>
            <w:vAlign w:val="center"/>
          </w:tcPr>
          <w:p w14:paraId="0000012B" w14:textId="77777777" w:rsidR="009E2D3C" w:rsidRPr="00ED15DE" w:rsidRDefault="00B855CF">
            <w:pPr>
              <w:jc w:val="center"/>
              <w:rPr>
                <w:szCs w:val="24"/>
              </w:rPr>
            </w:pPr>
            <w:r w:rsidRPr="00ED15DE">
              <w:rPr>
                <w:szCs w:val="24"/>
              </w:rPr>
              <w:t>3</w:t>
            </w:r>
          </w:p>
        </w:tc>
        <w:tc>
          <w:tcPr>
            <w:tcW w:w="1361" w:type="dxa"/>
            <w:vAlign w:val="center"/>
          </w:tcPr>
          <w:p w14:paraId="0000012C" w14:textId="77777777" w:rsidR="009E2D3C" w:rsidRPr="00ED15DE" w:rsidRDefault="00B855CF">
            <w:pPr>
              <w:jc w:val="center"/>
              <w:rPr>
                <w:szCs w:val="24"/>
              </w:rPr>
            </w:pPr>
            <w:r w:rsidRPr="00ED15DE">
              <w:rPr>
                <w:szCs w:val="24"/>
              </w:rPr>
              <w:t>-1.06</w:t>
            </w:r>
          </w:p>
        </w:tc>
      </w:tr>
      <w:tr w:rsidR="009E2D3C" w:rsidRPr="00ED15DE" w14:paraId="6CEFA119" w14:textId="77777777">
        <w:trPr>
          <w:jc w:val="center"/>
        </w:trPr>
        <w:tc>
          <w:tcPr>
            <w:tcW w:w="1152" w:type="dxa"/>
            <w:vAlign w:val="center"/>
          </w:tcPr>
          <w:p w14:paraId="0000012D" w14:textId="77777777" w:rsidR="009E2D3C" w:rsidRPr="00ED15DE" w:rsidRDefault="00B855CF">
            <w:pPr>
              <w:jc w:val="center"/>
              <w:rPr>
                <w:szCs w:val="24"/>
              </w:rPr>
            </w:pPr>
            <w:r w:rsidRPr="00ED15DE">
              <w:rPr>
                <w:szCs w:val="24"/>
              </w:rPr>
              <w:t>7.5</w:t>
            </w:r>
          </w:p>
        </w:tc>
        <w:tc>
          <w:tcPr>
            <w:tcW w:w="1152" w:type="dxa"/>
            <w:vAlign w:val="center"/>
          </w:tcPr>
          <w:p w14:paraId="0000012E" w14:textId="77777777" w:rsidR="009E2D3C" w:rsidRPr="00ED15DE" w:rsidRDefault="00B855CF">
            <w:pPr>
              <w:jc w:val="center"/>
              <w:rPr>
                <w:szCs w:val="24"/>
              </w:rPr>
            </w:pPr>
            <w:r w:rsidRPr="00ED15DE">
              <w:rPr>
                <w:szCs w:val="24"/>
              </w:rPr>
              <w:t>25</w:t>
            </w:r>
          </w:p>
        </w:tc>
        <w:tc>
          <w:tcPr>
            <w:tcW w:w="1361" w:type="dxa"/>
            <w:vAlign w:val="center"/>
          </w:tcPr>
          <w:p w14:paraId="0000012F" w14:textId="77777777" w:rsidR="009E2D3C" w:rsidRPr="00ED15DE" w:rsidRDefault="00B855CF">
            <w:pPr>
              <w:jc w:val="center"/>
              <w:rPr>
                <w:szCs w:val="24"/>
              </w:rPr>
            </w:pPr>
            <w:r w:rsidRPr="00ED15DE">
              <w:rPr>
                <w:szCs w:val="24"/>
              </w:rPr>
              <w:t>0.15</w:t>
            </w:r>
          </w:p>
        </w:tc>
        <w:tc>
          <w:tcPr>
            <w:tcW w:w="1152" w:type="dxa"/>
            <w:vAlign w:val="center"/>
          </w:tcPr>
          <w:p w14:paraId="00000130" w14:textId="77777777" w:rsidR="009E2D3C" w:rsidRPr="00ED15DE" w:rsidRDefault="00B855CF">
            <w:pPr>
              <w:jc w:val="center"/>
              <w:rPr>
                <w:szCs w:val="24"/>
              </w:rPr>
            </w:pPr>
            <w:r w:rsidRPr="00ED15DE">
              <w:rPr>
                <w:szCs w:val="24"/>
              </w:rPr>
              <w:t>24</w:t>
            </w:r>
          </w:p>
        </w:tc>
        <w:tc>
          <w:tcPr>
            <w:tcW w:w="1361" w:type="dxa"/>
            <w:vAlign w:val="center"/>
          </w:tcPr>
          <w:p w14:paraId="00000131" w14:textId="77777777" w:rsidR="009E2D3C" w:rsidRPr="00ED15DE" w:rsidRDefault="00B855CF">
            <w:pPr>
              <w:jc w:val="center"/>
              <w:rPr>
                <w:szCs w:val="24"/>
              </w:rPr>
            </w:pPr>
            <w:r w:rsidRPr="00ED15DE">
              <w:rPr>
                <w:szCs w:val="24"/>
              </w:rPr>
              <w:t>1.06</w:t>
            </w:r>
          </w:p>
        </w:tc>
        <w:tc>
          <w:tcPr>
            <w:tcW w:w="1152" w:type="dxa"/>
            <w:vAlign w:val="center"/>
          </w:tcPr>
          <w:p w14:paraId="00000132" w14:textId="77777777" w:rsidR="009E2D3C" w:rsidRPr="00ED15DE" w:rsidRDefault="00B855CF">
            <w:pPr>
              <w:jc w:val="center"/>
              <w:rPr>
                <w:szCs w:val="24"/>
              </w:rPr>
            </w:pPr>
            <w:r w:rsidRPr="00ED15DE">
              <w:rPr>
                <w:szCs w:val="24"/>
              </w:rPr>
              <w:t>3</w:t>
            </w:r>
          </w:p>
        </w:tc>
        <w:tc>
          <w:tcPr>
            <w:tcW w:w="1361" w:type="dxa"/>
            <w:vAlign w:val="center"/>
          </w:tcPr>
          <w:p w14:paraId="00000133" w14:textId="77777777" w:rsidR="009E2D3C" w:rsidRPr="00ED15DE" w:rsidRDefault="00B855CF">
            <w:pPr>
              <w:jc w:val="center"/>
              <w:rPr>
                <w:szCs w:val="24"/>
              </w:rPr>
            </w:pPr>
            <w:r w:rsidRPr="00ED15DE">
              <w:rPr>
                <w:szCs w:val="24"/>
              </w:rPr>
              <w:t>-1.42</w:t>
            </w:r>
          </w:p>
        </w:tc>
      </w:tr>
      <w:tr w:rsidR="009E2D3C" w:rsidRPr="00ED15DE" w14:paraId="400428CE" w14:textId="77777777">
        <w:trPr>
          <w:jc w:val="center"/>
        </w:trPr>
        <w:tc>
          <w:tcPr>
            <w:tcW w:w="1152" w:type="dxa"/>
            <w:vAlign w:val="center"/>
          </w:tcPr>
          <w:p w14:paraId="00000134" w14:textId="77777777" w:rsidR="009E2D3C" w:rsidRPr="00ED15DE" w:rsidRDefault="00B855CF">
            <w:pPr>
              <w:jc w:val="center"/>
              <w:rPr>
                <w:szCs w:val="24"/>
              </w:rPr>
            </w:pPr>
            <w:r w:rsidRPr="00ED15DE">
              <w:rPr>
                <w:szCs w:val="24"/>
              </w:rPr>
              <w:t>8.0</w:t>
            </w:r>
          </w:p>
        </w:tc>
        <w:tc>
          <w:tcPr>
            <w:tcW w:w="1152" w:type="dxa"/>
            <w:vAlign w:val="center"/>
          </w:tcPr>
          <w:p w14:paraId="00000135" w14:textId="77777777" w:rsidR="009E2D3C" w:rsidRPr="00ED15DE" w:rsidRDefault="00B855CF">
            <w:pPr>
              <w:jc w:val="center"/>
              <w:rPr>
                <w:szCs w:val="24"/>
              </w:rPr>
            </w:pPr>
            <w:r w:rsidRPr="00ED15DE">
              <w:rPr>
                <w:szCs w:val="24"/>
              </w:rPr>
              <w:t>26</w:t>
            </w:r>
          </w:p>
        </w:tc>
        <w:tc>
          <w:tcPr>
            <w:tcW w:w="1361" w:type="dxa"/>
            <w:vAlign w:val="center"/>
          </w:tcPr>
          <w:p w14:paraId="00000136" w14:textId="77777777" w:rsidR="009E2D3C" w:rsidRPr="00ED15DE" w:rsidRDefault="00B855CF">
            <w:pPr>
              <w:jc w:val="center"/>
              <w:rPr>
                <w:szCs w:val="24"/>
              </w:rPr>
            </w:pPr>
            <w:r w:rsidRPr="00ED15DE">
              <w:rPr>
                <w:szCs w:val="24"/>
              </w:rPr>
              <w:t>0.15</w:t>
            </w:r>
          </w:p>
        </w:tc>
        <w:tc>
          <w:tcPr>
            <w:tcW w:w="1152" w:type="dxa"/>
            <w:vAlign w:val="center"/>
          </w:tcPr>
          <w:p w14:paraId="00000137" w14:textId="77777777" w:rsidR="009E2D3C" w:rsidRPr="00ED15DE" w:rsidRDefault="00B855CF">
            <w:pPr>
              <w:jc w:val="center"/>
              <w:rPr>
                <w:szCs w:val="24"/>
              </w:rPr>
            </w:pPr>
            <w:r w:rsidRPr="00ED15DE">
              <w:rPr>
                <w:szCs w:val="24"/>
              </w:rPr>
              <w:t>25</w:t>
            </w:r>
          </w:p>
        </w:tc>
        <w:tc>
          <w:tcPr>
            <w:tcW w:w="1361" w:type="dxa"/>
            <w:vAlign w:val="center"/>
          </w:tcPr>
          <w:p w14:paraId="00000138" w14:textId="77777777" w:rsidR="009E2D3C" w:rsidRPr="00ED15DE" w:rsidRDefault="00B855CF">
            <w:pPr>
              <w:jc w:val="center"/>
              <w:rPr>
                <w:szCs w:val="24"/>
              </w:rPr>
            </w:pPr>
            <w:r w:rsidRPr="00ED15DE">
              <w:rPr>
                <w:szCs w:val="24"/>
              </w:rPr>
              <w:t>1.11</w:t>
            </w:r>
          </w:p>
        </w:tc>
        <w:tc>
          <w:tcPr>
            <w:tcW w:w="1152" w:type="dxa"/>
            <w:vAlign w:val="center"/>
          </w:tcPr>
          <w:p w14:paraId="00000139" w14:textId="77777777" w:rsidR="009E2D3C" w:rsidRPr="00ED15DE" w:rsidRDefault="00B855CF">
            <w:pPr>
              <w:jc w:val="center"/>
              <w:rPr>
                <w:szCs w:val="24"/>
              </w:rPr>
            </w:pPr>
            <w:r w:rsidRPr="00ED15DE">
              <w:rPr>
                <w:szCs w:val="24"/>
              </w:rPr>
              <w:t>3</w:t>
            </w:r>
          </w:p>
        </w:tc>
        <w:tc>
          <w:tcPr>
            <w:tcW w:w="1361" w:type="dxa"/>
            <w:vAlign w:val="center"/>
          </w:tcPr>
          <w:p w14:paraId="0000013A" w14:textId="77777777" w:rsidR="009E2D3C" w:rsidRPr="00ED15DE" w:rsidRDefault="00B855CF">
            <w:pPr>
              <w:jc w:val="center"/>
              <w:rPr>
                <w:szCs w:val="24"/>
              </w:rPr>
            </w:pPr>
            <w:r w:rsidRPr="00ED15DE">
              <w:rPr>
                <w:szCs w:val="24"/>
              </w:rPr>
              <w:t>-2.00</w:t>
            </w:r>
          </w:p>
        </w:tc>
      </w:tr>
      <w:tr w:rsidR="009E2D3C" w:rsidRPr="00ED15DE" w14:paraId="7A9E2FE3" w14:textId="77777777">
        <w:trPr>
          <w:jc w:val="center"/>
        </w:trPr>
        <w:tc>
          <w:tcPr>
            <w:tcW w:w="1152" w:type="dxa"/>
            <w:vAlign w:val="center"/>
          </w:tcPr>
          <w:p w14:paraId="0000013B" w14:textId="77777777" w:rsidR="009E2D3C" w:rsidRPr="00ED15DE" w:rsidRDefault="00B855CF">
            <w:pPr>
              <w:jc w:val="center"/>
              <w:rPr>
                <w:szCs w:val="24"/>
              </w:rPr>
            </w:pPr>
            <w:r w:rsidRPr="00ED15DE">
              <w:rPr>
                <w:szCs w:val="24"/>
              </w:rPr>
              <w:t>8.5</w:t>
            </w:r>
          </w:p>
        </w:tc>
        <w:tc>
          <w:tcPr>
            <w:tcW w:w="1152" w:type="dxa"/>
            <w:vAlign w:val="center"/>
          </w:tcPr>
          <w:p w14:paraId="0000013C" w14:textId="77777777" w:rsidR="009E2D3C" w:rsidRPr="00ED15DE" w:rsidRDefault="00B855CF">
            <w:pPr>
              <w:jc w:val="center"/>
              <w:rPr>
                <w:szCs w:val="24"/>
              </w:rPr>
            </w:pPr>
            <w:r w:rsidRPr="00ED15DE">
              <w:rPr>
                <w:szCs w:val="24"/>
              </w:rPr>
              <w:t>25</w:t>
            </w:r>
          </w:p>
        </w:tc>
        <w:tc>
          <w:tcPr>
            <w:tcW w:w="1361" w:type="dxa"/>
            <w:vAlign w:val="center"/>
          </w:tcPr>
          <w:p w14:paraId="0000013D" w14:textId="77777777" w:rsidR="009E2D3C" w:rsidRPr="00ED15DE" w:rsidRDefault="00B855CF">
            <w:pPr>
              <w:jc w:val="center"/>
              <w:rPr>
                <w:szCs w:val="24"/>
              </w:rPr>
            </w:pPr>
            <w:r w:rsidRPr="00ED15DE">
              <w:rPr>
                <w:szCs w:val="24"/>
              </w:rPr>
              <w:t>0.07</w:t>
            </w:r>
          </w:p>
        </w:tc>
        <w:tc>
          <w:tcPr>
            <w:tcW w:w="1152" w:type="dxa"/>
            <w:vAlign w:val="center"/>
          </w:tcPr>
          <w:p w14:paraId="0000013E" w14:textId="77777777" w:rsidR="009E2D3C" w:rsidRPr="00ED15DE" w:rsidRDefault="00B855CF">
            <w:pPr>
              <w:jc w:val="center"/>
              <w:rPr>
                <w:szCs w:val="24"/>
              </w:rPr>
            </w:pPr>
            <w:r w:rsidRPr="00ED15DE">
              <w:rPr>
                <w:szCs w:val="24"/>
              </w:rPr>
              <w:t>24</w:t>
            </w:r>
          </w:p>
        </w:tc>
        <w:tc>
          <w:tcPr>
            <w:tcW w:w="1361" w:type="dxa"/>
            <w:vAlign w:val="center"/>
          </w:tcPr>
          <w:p w14:paraId="0000013F" w14:textId="77777777" w:rsidR="009E2D3C" w:rsidRPr="00ED15DE" w:rsidRDefault="00B855CF">
            <w:pPr>
              <w:jc w:val="center"/>
              <w:rPr>
                <w:szCs w:val="24"/>
              </w:rPr>
            </w:pPr>
            <w:r w:rsidRPr="00ED15DE">
              <w:rPr>
                <w:szCs w:val="24"/>
              </w:rPr>
              <w:t>0.88</w:t>
            </w:r>
          </w:p>
        </w:tc>
        <w:tc>
          <w:tcPr>
            <w:tcW w:w="1152" w:type="dxa"/>
            <w:vAlign w:val="center"/>
          </w:tcPr>
          <w:p w14:paraId="00000140" w14:textId="77777777" w:rsidR="009E2D3C" w:rsidRPr="00ED15DE" w:rsidRDefault="00B855CF">
            <w:pPr>
              <w:jc w:val="center"/>
              <w:rPr>
                <w:szCs w:val="24"/>
              </w:rPr>
            </w:pPr>
            <w:r w:rsidRPr="00ED15DE">
              <w:rPr>
                <w:szCs w:val="24"/>
              </w:rPr>
              <w:t>3</w:t>
            </w:r>
          </w:p>
        </w:tc>
        <w:tc>
          <w:tcPr>
            <w:tcW w:w="1361" w:type="dxa"/>
            <w:vAlign w:val="center"/>
          </w:tcPr>
          <w:p w14:paraId="00000141" w14:textId="77777777" w:rsidR="009E2D3C" w:rsidRPr="00ED15DE" w:rsidRDefault="00B855CF">
            <w:pPr>
              <w:jc w:val="center"/>
              <w:rPr>
                <w:szCs w:val="24"/>
              </w:rPr>
            </w:pPr>
            <w:r w:rsidRPr="00ED15DE">
              <w:rPr>
                <w:szCs w:val="24"/>
              </w:rPr>
              <w:t>-2.43</w:t>
            </w:r>
          </w:p>
        </w:tc>
      </w:tr>
      <w:tr w:rsidR="009E2D3C" w:rsidRPr="00ED15DE" w14:paraId="21A01B7E" w14:textId="77777777">
        <w:trPr>
          <w:jc w:val="center"/>
        </w:trPr>
        <w:tc>
          <w:tcPr>
            <w:tcW w:w="1152" w:type="dxa"/>
            <w:vAlign w:val="center"/>
          </w:tcPr>
          <w:p w14:paraId="00000142" w14:textId="77777777" w:rsidR="009E2D3C" w:rsidRPr="00ED15DE" w:rsidRDefault="00B855CF">
            <w:pPr>
              <w:jc w:val="center"/>
              <w:rPr>
                <w:szCs w:val="24"/>
              </w:rPr>
            </w:pPr>
            <w:r w:rsidRPr="00ED15DE">
              <w:rPr>
                <w:szCs w:val="24"/>
              </w:rPr>
              <w:t>9.0</w:t>
            </w:r>
          </w:p>
        </w:tc>
        <w:tc>
          <w:tcPr>
            <w:tcW w:w="1152" w:type="dxa"/>
            <w:vAlign w:val="center"/>
          </w:tcPr>
          <w:p w14:paraId="00000143" w14:textId="77777777" w:rsidR="009E2D3C" w:rsidRPr="00ED15DE" w:rsidRDefault="00B855CF">
            <w:pPr>
              <w:jc w:val="center"/>
              <w:rPr>
                <w:szCs w:val="24"/>
              </w:rPr>
            </w:pPr>
            <w:r w:rsidRPr="00ED15DE">
              <w:rPr>
                <w:szCs w:val="24"/>
              </w:rPr>
              <w:t>23</w:t>
            </w:r>
          </w:p>
        </w:tc>
        <w:tc>
          <w:tcPr>
            <w:tcW w:w="1361" w:type="dxa"/>
            <w:vAlign w:val="center"/>
          </w:tcPr>
          <w:p w14:paraId="00000144" w14:textId="77777777" w:rsidR="009E2D3C" w:rsidRPr="00ED15DE" w:rsidRDefault="00B855CF">
            <w:pPr>
              <w:jc w:val="center"/>
              <w:rPr>
                <w:szCs w:val="24"/>
              </w:rPr>
            </w:pPr>
            <w:r w:rsidRPr="00ED15DE">
              <w:rPr>
                <w:szCs w:val="24"/>
              </w:rPr>
              <w:t>0.08</w:t>
            </w:r>
          </w:p>
        </w:tc>
        <w:tc>
          <w:tcPr>
            <w:tcW w:w="1152" w:type="dxa"/>
            <w:vAlign w:val="center"/>
          </w:tcPr>
          <w:p w14:paraId="00000145" w14:textId="77777777" w:rsidR="009E2D3C" w:rsidRPr="00ED15DE" w:rsidRDefault="00B855CF">
            <w:pPr>
              <w:jc w:val="center"/>
              <w:rPr>
                <w:szCs w:val="24"/>
              </w:rPr>
            </w:pPr>
            <w:r w:rsidRPr="00ED15DE">
              <w:rPr>
                <w:szCs w:val="24"/>
              </w:rPr>
              <w:t>22</w:t>
            </w:r>
          </w:p>
        </w:tc>
        <w:tc>
          <w:tcPr>
            <w:tcW w:w="1361" w:type="dxa"/>
            <w:vAlign w:val="center"/>
          </w:tcPr>
          <w:p w14:paraId="00000146" w14:textId="77777777" w:rsidR="009E2D3C" w:rsidRPr="00ED15DE" w:rsidRDefault="00B855CF">
            <w:pPr>
              <w:jc w:val="center"/>
              <w:rPr>
                <w:szCs w:val="24"/>
              </w:rPr>
            </w:pPr>
            <w:r w:rsidRPr="00ED15DE">
              <w:rPr>
                <w:szCs w:val="24"/>
              </w:rPr>
              <w:t>0.79</w:t>
            </w:r>
          </w:p>
        </w:tc>
        <w:tc>
          <w:tcPr>
            <w:tcW w:w="1152" w:type="dxa"/>
            <w:vAlign w:val="center"/>
          </w:tcPr>
          <w:p w14:paraId="00000147" w14:textId="77777777" w:rsidR="009E2D3C" w:rsidRPr="00ED15DE" w:rsidRDefault="00B855CF">
            <w:pPr>
              <w:jc w:val="center"/>
              <w:rPr>
                <w:szCs w:val="24"/>
              </w:rPr>
            </w:pPr>
            <w:r w:rsidRPr="00ED15DE">
              <w:rPr>
                <w:szCs w:val="24"/>
              </w:rPr>
              <w:t>3</w:t>
            </w:r>
          </w:p>
        </w:tc>
        <w:tc>
          <w:tcPr>
            <w:tcW w:w="1361" w:type="dxa"/>
            <w:vAlign w:val="center"/>
          </w:tcPr>
          <w:p w14:paraId="00000148" w14:textId="77777777" w:rsidR="009E2D3C" w:rsidRPr="00ED15DE" w:rsidRDefault="00B855CF">
            <w:pPr>
              <w:jc w:val="center"/>
              <w:rPr>
                <w:szCs w:val="24"/>
              </w:rPr>
            </w:pPr>
            <w:r w:rsidRPr="00ED15DE">
              <w:rPr>
                <w:szCs w:val="24"/>
              </w:rPr>
              <w:t>-2.84</w:t>
            </w:r>
          </w:p>
        </w:tc>
      </w:tr>
      <w:tr w:rsidR="009E2D3C" w:rsidRPr="00ED15DE" w14:paraId="164B665A" w14:textId="77777777">
        <w:trPr>
          <w:jc w:val="center"/>
        </w:trPr>
        <w:tc>
          <w:tcPr>
            <w:tcW w:w="1152" w:type="dxa"/>
            <w:vAlign w:val="center"/>
          </w:tcPr>
          <w:p w14:paraId="00000149" w14:textId="77777777" w:rsidR="009E2D3C" w:rsidRPr="00ED15DE" w:rsidRDefault="00B855CF">
            <w:pPr>
              <w:jc w:val="center"/>
              <w:rPr>
                <w:szCs w:val="24"/>
              </w:rPr>
            </w:pPr>
            <w:r w:rsidRPr="00ED15DE">
              <w:rPr>
                <w:szCs w:val="24"/>
              </w:rPr>
              <w:t>9.5</w:t>
            </w:r>
          </w:p>
        </w:tc>
        <w:tc>
          <w:tcPr>
            <w:tcW w:w="1152" w:type="dxa"/>
            <w:vAlign w:val="center"/>
          </w:tcPr>
          <w:p w14:paraId="0000014A" w14:textId="77777777" w:rsidR="009E2D3C" w:rsidRPr="00ED15DE" w:rsidRDefault="00B855CF">
            <w:pPr>
              <w:jc w:val="center"/>
              <w:rPr>
                <w:szCs w:val="24"/>
              </w:rPr>
            </w:pPr>
            <w:r w:rsidRPr="00ED15DE">
              <w:rPr>
                <w:szCs w:val="24"/>
              </w:rPr>
              <w:t>23</w:t>
            </w:r>
          </w:p>
        </w:tc>
        <w:tc>
          <w:tcPr>
            <w:tcW w:w="1361" w:type="dxa"/>
            <w:vAlign w:val="center"/>
          </w:tcPr>
          <w:p w14:paraId="0000014B" w14:textId="77777777" w:rsidR="009E2D3C" w:rsidRPr="00ED15DE" w:rsidRDefault="00B855CF">
            <w:pPr>
              <w:jc w:val="center"/>
              <w:rPr>
                <w:szCs w:val="24"/>
              </w:rPr>
            </w:pPr>
            <w:r w:rsidRPr="00ED15DE">
              <w:rPr>
                <w:szCs w:val="24"/>
              </w:rPr>
              <w:t>0.05</w:t>
            </w:r>
          </w:p>
        </w:tc>
        <w:tc>
          <w:tcPr>
            <w:tcW w:w="1152" w:type="dxa"/>
            <w:vAlign w:val="center"/>
          </w:tcPr>
          <w:p w14:paraId="0000014C" w14:textId="77777777" w:rsidR="009E2D3C" w:rsidRPr="00ED15DE" w:rsidRDefault="00B855CF">
            <w:pPr>
              <w:jc w:val="center"/>
              <w:rPr>
                <w:szCs w:val="24"/>
              </w:rPr>
            </w:pPr>
            <w:r w:rsidRPr="00ED15DE">
              <w:rPr>
                <w:szCs w:val="24"/>
              </w:rPr>
              <w:t>22</w:t>
            </w:r>
          </w:p>
        </w:tc>
        <w:tc>
          <w:tcPr>
            <w:tcW w:w="1361" w:type="dxa"/>
            <w:vAlign w:val="center"/>
          </w:tcPr>
          <w:p w14:paraId="0000014D" w14:textId="77777777" w:rsidR="009E2D3C" w:rsidRPr="00ED15DE" w:rsidRDefault="00B855CF">
            <w:pPr>
              <w:jc w:val="center"/>
              <w:rPr>
                <w:szCs w:val="24"/>
              </w:rPr>
            </w:pPr>
            <w:r w:rsidRPr="00ED15DE">
              <w:rPr>
                <w:szCs w:val="24"/>
              </w:rPr>
              <w:t>0.86</w:t>
            </w:r>
          </w:p>
        </w:tc>
        <w:tc>
          <w:tcPr>
            <w:tcW w:w="1152" w:type="dxa"/>
            <w:vAlign w:val="center"/>
          </w:tcPr>
          <w:p w14:paraId="0000014E" w14:textId="77777777" w:rsidR="009E2D3C" w:rsidRPr="00ED15DE" w:rsidRDefault="00B855CF">
            <w:pPr>
              <w:jc w:val="center"/>
              <w:rPr>
                <w:szCs w:val="24"/>
              </w:rPr>
            </w:pPr>
            <w:r w:rsidRPr="00ED15DE">
              <w:rPr>
                <w:szCs w:val="24"/>
              </w:rPr>
              <w:t>3</w:t>
            </w:r>
          </w:p>
        </w:tc>
        <w:tc>
          <w:tcPr>
            <w:tcW w:w="1361" w:type="dxa"/>
            <w:vAlign w:val="center"/>
          </w:tcPr>
          <w:p w14:paraId="0000014F" w14:textId="77777777" w:rsidR="009E2D3C" w:rsidRPr="00ED15DE" w:rsidRDefault="00B855CF">
            <w:pPr>
              <w:jc w:val="center"/>
              <w:rPr>
                <w:szCs w:val="24"/>
              </w:rPr>
            </w:pPr>
            <w:r w:rsidRPr="00ED15DE">
              <w:rPr>
                <w:szCs w:val="24"/>
              </w:rPr>
              <w:t>-2.96</w:t>
            </w:r>
          </w:p>
        </w:tc>
      </w:tr>
      <w:tr w:rsidR="009E2D3C" w:rsidRPr="00ED15DE" w14:paraId="65A2394C" w14:textId="77777777">
        <w:trPr>
          <w:jc w:val="center"/>
        </w:trPr>
        <w:tc>
          <w:tcPr>
            <w:tcW w:w="1152" w:type="dxa"/>
            <w:vAlign w:val="center"/>
          </w:tcPr>
          <w:p w14:paraId="00000150" w14:textId="77777777" w:rsidR="009E2D3C" w:rsidRPr="00ED15DE" w:rsidRDefault="00B855CF">
            <w:pPr>
              <w:jc w:val="center"/>
              <w:rPr>
                <w:szCs w:val="24"/>
              </w:rPr>
            </w:pPr>
            <w:r w:rsidRPr="00ED15DE">
              <w:rPr>
                <w:szCs w:val="24"/>
              </w:rPr>
              <w:t>10.0</w:t>
            </w:r>
          </w:p>
        </w:tc>
        <w:tc>
          <w:tcPr>
            <w:tcW w:w="1152" w:type="dxa"/>
            <w:vAlign w:val="center"/>
          </w:tcPr>
          <w:p w14:paraId="00000151" w14:textId="77777777" w:rsidR="009E2D3C" w:rsidRPr="00ED15DE" w:rsidRDefault="00B855CF">
            <w:pPr>
              <w:jc w:val="center"/>
              <w:rPr>
                <w:szCs w:val="24"/>
              </w:rPr>
            </w:pPr>
            <w:r w:rsidRPr="00ED15DE">
              <w:rPr>
                <w:szCs w:val="24"/>
              </w:rPr>
              <w:t>23</w:t>
            </w:r>
          </w:p>
        </w:tc>
        <w:tc>
          <w:tcPr>
            <w:tcW w:w="1361" w:type="dxa"/>
            <w:vAlign w:val="center"/>
          </w:tcPr>
          <w:p w14:paraId="00000152" w14:textId="77777777" w:rsidR="009E2D3C" w:rsidRPr="00ED15DE" w:rsidRDefault="00B855CF">
            <w:pPr>
              <w:jc w:val="center"/>
              <w:rPr>
                <w:szCs w:val="24"/>
              </w:rPr>
            </w:pPr>
            <w:r w:rsidRPr="00ED15DE">
              <w:rPr>
                <w:szCs w:val="24"/>
              </w:rPr>
              <w:t>0.05</w:t>
            </w:r>
          </w:p>
        </w:tc>
        <w:tc>
          <w:tcPr>
            <w:tcW w:w="1152" w:type="dxa"/>
            <w:vAlign w:val="center"/>
          </w:tcPr>
          <w:p w14:paraId="00000153" w14:textId="77777777" w:rsidR="009E2D3C" w:rsidRPr="00ED15DE" w:rsidRDefault="00B855CF">
            <w:pPr>
              <w:jc w:val="center"/>
              <w:rPr>
                <w:szCs w:val="24"/>
              </w:rPr>
            </w:pPr>
            <w:r w:rsidRPr="00ED15DE">
              <w:rPr>
                <w:szCs w:val="24"/>
              </w:rPr>
              <w:t>22</w:t>
            </w:r>
          </w:p>
        </w:tc>
        <w:tc>
          <w:tcPr>
            <w:tcW w:w="1361" w:type="dxa"/>
            <w:vAlign w:val="center"/>
          </w:tcPr>
          <w:p w14:paraId="00000154" w14:textId="77777777" w:rsidR="009E2D3C" w:rsidRPr="00ED15DE" w:rsidRDefault="00B855CF">
            <w:pPr>
              <w:jc w:val="center"/>
              <w:rPr>
                <w:szCs w:val="24"/>
              </w:rPr>
            </w:pPr>
            <w:r w:rsidRPr="00ED15DE">
              <w:rPr>
                <w:szCs w:val="24"/>
              </w:rPr>
              <w:t>0.78</w:t>
            </w:r>
          </w:p>
        </w:tc>
        <w:tc>
          <w:tcPr>
            <w:tcW w:w="1152" w:type="dxa"/>
            <w:vAlign w:val="center"/>
          </w:tcPr>
          <w:p w14:paraId="00000155" w14:textId="77777777" w:rsidR="009E2D3C" w:rsidRPr="00ED15DE" w:rsidRDefault="00B855CF">
            <w:pPr>
              <w:jc w:val="center"/>
              <w:rPr>
                <w:szCs w:val="24"/>
              </w:rPr>
            </w:pPr>
            <w:r w:rsidRPr="00ED15DE">
              <w:rPr>
                <w:szCs w:val="24"/>
              </w:rPr>
              <w:t>3</w:t>
            </w:r>
          </w:p>
        </w:tc>
        <w:tc>
          <w:tcPr>
            <w:tcW w:w="1361" w:type="dxa"/>
            <w:vAlign w:val="center"/>
          </w:tcPr>
          <w:p w14:paraId="00000156" w14:textId="77777777" w:rsidR="009E2D3C" w:rsidRPr="00ED15DE" w:rsidRDefault="00B855CF">
            <w:pPr>
              <w:jc w:val="center"/>
              <w:rPr>
                <w:szCs w:val="24"/>
              </w:rPr>
            </w:pPr>
            <w:r w:rsidRPr="00ED15DE">
              <w:rPr>
                <w:szCs w:val="24"/>
              </w:rPr>
              <w:t>-3.53</w:t>
            </w:r>
          </w:p>
        </w:tc>
      </w:tr>
      <w:tr w:rsidR="009E2D3C" w:rsidRPr="00ED15DE" w14:paraId="1B7D1811" w14:textId="77777777">
        <w:trPr>
          <w:jc w:val="center"/>
        </w:trPr>
        <w:tc>
          <w:tcPr>
            <w:tcW w:w="1152" w:type="dxa"/>
            <w:vAlign w:val="center"/>
          </w:tcPr>
          <w:p w14:paraId="00000157" w14:textId="77777777" w:rsidR="009E2D3C" w:rsidRPr="00ED15DE" w:rsidRDefault="00B855CF">
            <w:pPr>
              <w:jc w:val="center"/>
              <w:rPr>
                <w:szCs w:val="24"/>
              </w:rPr>
            </w:pPr>
            <w:r w:rsidRPr="00ED15DE">
              <w:rPr>
                <w:szCs w:val="24"/>
              </w:rPr>
              <w:t>10.5</w:t>
            </w:r>
          </w:p>
        </w:tc>
        <w:tc>
          <w:tcPr>
            <w:tcW w:w="1152" w:type="dxa"/>
            <w:vAlign w:val="center"/>
          </w:tcPr>
          <w:p w14:paraId="00000158" w14:textId="77777777" w:rsidR="009E2D3C" w:rsidRPr="00ED15DE" w:rsidRDefault="00B855CF">
            <w:pPr>
              <w:jc w:val="center"/>
              <w:rPr>
                <w:szCs w:val="24"/>
              </w:rPr>
            </w:pPr>
            <w:r w:rsidRPr="00ED15DE">
              <w:rPr>
                <w:szCs w:val="24"/>
              </w:rPr>
              <w:t>22</w:t>
            </w:r>
          </w:p>
        </w:tc>
        <w:tc>
          <w:tcPr>
            <w:tcW w:w="1361" w:type="dxa"/>
            <w:vAlign w:val="center"/>
          </w:tcPr>
          <w:p w14:paraId="00000159" w14:textId="77777777" w:rsidR="009E2D3C" w:rsidRPr="00ED15DE" w:rsidRDefault="00B855CF">
            <w:pPr>
              <w:jc w:val="center"/>
              <w:rPr>
                <w:szCs w:val="24"/>
              </w:rPr>
            </w:pPr>
            <w:r w:rsidRPr="00ED15DE">
              <w:rPr>
                <w:szCs w:val="24"/>
              </w:rPr>
              <w:t>0.06</w:t>
            </w:r>
          </w:p>
        </w:tc>
        <w:tc>
          <w:tcPr>
            <w:tcW w:w="1152" w:type="dxa"/>
            <w:vAlign w:val="center"/>
          </w:tcPr>
          <w:p w14:paraId="0000015A" w14:textId="77777777" w:rsidR="009E2D3C" w:rsidRPr="00ED15DE" w:rsidRDefault="00B855CF">
            <w:pPr>
              <w:jc w:val="center"/>
              <w:rPr>
                <w:szCs w:val="24"/>
              </w:rPr>
            </w:pPr>
            <w:r w:rsidRPr="00ED15DE">
              <w:rPr>
                <w:szCs w:val="24"/>
              </w:rPr>
              <w:t>21</w:t>
            </w:r>
          </w:p>
        </w:tc>
        <w:tc>
          <w:tcPr>
            <w:tcW w:w="1361" w:type="dxa"/>
            <w:vAlign w:val="center"/>
          </w:tcPr>
          <w:p w14:paraId="0000015B" w14:textId="77777777" w:rsidR="009E2D3C" w:rsidRPr="00ED15DE" w:rsidRDefault="00B855CF">
            <w:pPr>
              <w:jc w:val="center"/>
              <w:rPr>
                <w:szCs w:val="24"/>
              </w:rPr>
            </w:pPr>
            <w:r w:rsidRPr="00ED15DE">
              <w:rPr>
                <w:szCs w:val="24"/>
              </w:rPr>
              <w:t>0.65</w:t>
            </w:r>
          </w:p>
        </w:tc>
        <w:tc>
          <w:tcPr>
            <w:tcW w:w="1152" w:type="dxa"/>
            <w:vAlign w:val="center"/>
          </w:tcPr>
          <w:p w14:paraId="0000015C" w14:textId="77777777" w:rsidR="009E2D3C" w:rsidRPr="00ED15DE" w:rsidRDefault="00B855CF">
            <w:pPr>
              <w:jc w:val="center"/>
              <w:rPr>
                <w:szCs w:val="24"/>
              </w:rPr>
            </w:pPr>
            <w:r w:rsidRPr="00ED15DE">
              <w:rPr>
                <w:szCs w:val="24"/>
              </w:rPr>
              <w:t>3</w:t>
            </w:r>
          </w:p>
        </w:tc>
        <w:tc>
          <w:tcPr>
            <w:tcW w:w="1361" w:type="dxa"/>
            <w:vAlign w:val="center"/>
          </w:tcPr>
          <w:p w14:paraId="0000015D" w14:textId="77777777" w:rsidR="009E2D3C" w:rsidRPr="00ED15DE" w:rsidRDefault="00B855CF">
            <w:pPr>
              <w:jc w:val="center"/>
              <w:rPr>
                <w:szCs w:val="24"/>
              </w:rPr>
            </w:pPr>
            <w:r w:rsidRPr="00ED15DE">
              <w:rPr>
                <w:szCs w:val="24"/>
              </w:rPr>
              <w:t>-3.39</w:t>
            </w:r>
          </w:p>
        </w:tc>
      </w:tr>
      <w:tr w:rsidR="009E2D3C" w:rsidRPr="00ED15DE" w14:paraId="2910F688" w14:textId="77777777">
        <w:trPr>
          <w:jc w:val="center"/>
        </w:trPr>
        <w:tc>
          <w:tcPr>
            <w:tcW w:w="1152" w:type="dxa"/>
            <w:vAlign w:val="center"/>
          </w:tcPr>
          <w:p w14:paraId="0000015E" w14:textId="77777777" w:rsidR="009E2D3C" w:rsidRPr="00ED15DE" w:rsidRDefault="00B855CF">
            <w:pPr>
              <w:jc w:val="center"/>
              <w:rPr>
                <w:szCs w:val="24"/>
              </w:rPr>
            </w:pPr>
            <w:r w:rsidRPr="00ED15DE">
              <w:rPr>
                <w:szCs w:val="24"/>
              </w:rPr>
              <w:t>11.0</w:t>
            </w:r>
          </w:p>
        </w:tc>
        <w:tc>
          <w:tcPr>
            <w:tcW w:w="1152" w:type="dxa"/>
            <w:vAlign w:val="center"/>
          </w:tcPr>
          <w:p w14:paraId="0000015F" w14:textId="77777777" w:rsidR="009E2D3C" w:rsidRPr="00ED15DE" w:rsidRDefault="00B855CF">
            <w:pPr>
              <w:jc w:val="center"/>
              <w:rPr>
                <w:szCs w:val="24"/>
              </w:rPr>
            </w:pPr>
            <w:r w:rsidRPr="00ED15DE">
              <w:rPr>
                <w:szCs w:val="24"/>
              </w:rPr>
              <w:t>20</w:t>
            </w:r>
          </w:p>
        </w:tc>
        <w:tc>
          <w:tcPr>
            <w:tcW w:w="1361" w:type="dxa"/>
            <w:vAlign w:val="center"/>
          </w:tcPr>
          <w:p w14:paraId="00000160" w14:textId="77777777" w:rsidR="009E2D3C" w:rsidRPr="00ED15DE" w:rsidRDefault="00B855CF">
            <w:pPr>
              <w:jc w:val="center"/>
              <w:rPr>
                <w:szCs w:val="24"/>
              </w:rPr>
            </w:pPr>
            <w:r w:rsidRPr="00ED15DE">
              <w:rPr>
                <w:szCs w:val="24"/>
              </w:rPr>
              <w:t>0.06</w:t>
            </w:r>
          </w:p>
        </w:tc>
        <w:tc>
          <w:tcPr>
            <w:tcW w:w="1152" w:type="dxa"/>
            <w:vAlign w:val="center"/>
          </w:tcPr>
          <w:p w14:paraId="00000161" w14:textId="77777777" w:rsidR="009E2D3C" w:rsidRPr="00ED15DE" w:rsidRDefault="00B855CF">
            <w:pPr>
              <w:jc w:val="center"/>
              <w:rPr>
                <w:szCs w:val="24"/>
              </w:rPr>
            </w:pPr>
            <w:r w:rsidRPr="00ED15DE">
              <w:rPr>
                <w:szCs w:val="24"/>
              </w:rPr>
              <w:t>20</w:t>
            </w:r>
          </w:p>
        </w:tc>
        <w:tc>
          <w:tcPr>
            <w:tcW w:w="1361" w:type="dxa"/>
            <w:vAlign w:val="center"/>
          </w:tcPr>
          <w:p w14:paraId="00000162" w14:textId="77777777" w:rsidR="009E2D3C" w:rsidRPr="00ED15DE" w:rsidRDefault="00B855CF">
            <w:pPr>
              <w:jc w:val="center"/>
              <w:rPr>
                <w:szCs w:val="24"/>
              </w:rPr>
            </w:pPr>
            <w:r w:rsidRPr="00ED15DE">
              <w:rPr>
                <w:szCs w:val="24"/>
              </w:rPr>
              <w:t>0.68</w:t>
            </w:r>
          </w:p>
        </w:tc>
        <w:tc>
          <w:tcPr>
            <w:tcW w:w="1152" w:type="dxa"/>
            <w:vAlign w:val="center"/>
          </w:tcPr>
          <w:p w14:paraId="00000163" w14:textId="77777777" w:rsidR="009E2D3C" w:rsidRPr="00ED15DE" w:rsidRDefault="00B855CF">
            <w:pPr>
              <w:jc w:val="center"/>
              <w:rPr>
                <w:szCs w:val="24"/>
              </w:rPr>
            </w:pPr>
            <w:r w:rsidRPr="00ED15DE">
              <w:rPr>
                <w:szCs w:val="24"/>
              </w:rPr>
              <w:t>2</w:t>
            </w:r>
          </w:p>
        </w:tc>
        <w:tc>
          <w:tcPr>
            <w:tcW w:w="1361" w:type="dxa"/>
            <w:vAlign w:val="center"/>
          </w:tcPr>
          <w:p w14:paraId="00000164" w14:textId="77777777" w:rsidR="009E2D3C" w:rsidRPr="00ED15DE" w:rsidRDefault="00B855CF">
            <w:pPr>
              <w:jc w:val="center"/>
              <w:rPr>
                <w:szCs w:val="24"/>
              </w:rPr>
            </w:pPr>
            <w:r w:rsidRPr="00ED15DE">
              <w:rPr>
                <w:szCs w:val="24"/>
              </w:rPr>
              <w:t>-4.03</w:t>
            </w:r>
          </w:p>
        </w:tc>
      </w:tr>
      <w:tr w:rsidR="009E2D3C" w:rsidRPr="00ED15DE" w14:paraId="0ACE7549" w14:textId="77777777">
        <w:trPr>
          <w:jc w:val="center"/>
        </w:trPr>
        <w:tc>
          <w:tcPr>
            <w:tcW w:w="1152" w:type="dxa"/>
            <w:vAlign w:val="center"/>
          </w:tcPr>
          <w:p w14:paraId="00000165" w14:textId="77777777" w:rsidR="009E2D3C" w:rsidRPr="00ED15DE" w:rsidRDefault="00B855CF">
            <w:pPr>
              <w:jc w:val="center"/>
              <w:rPr>
                <w:szCs w:val="24"/>
              </w:rPr>
            </w:pPr>
            <w:r w:rsidRPr="00ED15DE">
              <w:rPr>
                <w:szCs w:val="24"/>
              </w:rPr>
              <w:t>11.5</w:t>
            </w:r>
          </w:p>
        </w:tc>
        <w:tc>
          <w:tcPr>
            <w:tcW w:w="1152" w:type="dxa"/>
            <w:vAlign w:val="center"/>
          </w:tcPr>
          <w:p w14:paraId="00000166" w14:textId="77777777" w:rsidR="009E2D3C" w:rsidRPr="00ED15DE" w:rsidRDefault="00B855CF">
            <w:pPr>
              <w:jc w:val="center"/>
              <w:rPr>
                <w:szCs w:val="24"/>
              </w:rPr>
            </w:pPr>
            <w:r w:rsidRPr="00ED15DE">
              <w:rPr>
                <w:szCs w:val="24"/>
              </w:rPr>
              <w:t>16</w:t>
            </w:r>
          </w:p>
        </w:tc>
        <w:tc>
          <w:tcPr>
            <w:tcW w:w="1361" w:type="dxa"/>
            <w:vAlign w:val="center"/>
          </w:tcPr>
          <w:p w14:paraId="00000167" w14:textId="77777777" w:rsidR="009E2D3C" w:rsidRPr="00ED15DE" w:rsidRDefault="00B855CF">
            <w:pPr>
              <w:jc w:val="center"/>
              <w:rPr>
                <w:szCs w:val="24"/>
              </w:rPr>
            </w:pPr>
            <w:r w:rsidRPr="00ED15DE">
              <w:rPr>
                <w:szCs w:val="24"/>
              </w:rPr>
              <w:t>0.11</w:t>
            </w:r>
          </w:p>
        </w:tc>
        <w:tc>
          <w:tcPr>
            <w:tcW w:w="1152" w:type="dxa"/>
            <w:vAlign w:val="center"/>
          </w:tcPr>
          <w:p w14:paraId="00000168" w14:textId="77777777" w:rsidR="009E2D3C" w:rsidRPr="00ED15DE" w:rsidRDefault="00B855CF">
            <w:pPr>
              <w:jc w:val="center"/>
              <w:rPr>
                <w:szCs w:val="24"/>
              </w:rPr>
            </w:pPr>
            <w:r w:rsidRPr="00ED15DE">
              <w:rPr>
                <w:szCs w:val="24"/>
              </w:rPr>
              <w:t>17</w:t>
            </w:r>
          </w:p>
        </w:tc>
        <w:tc>
          <w:tcPr>
            <w:tcW w:w="1361" w:type="dxa"/>
            <w:vAlign w:val="center"/>
          </w:tcPr>
          <w:p w14:paraId="00000169" w14:textId="77777777" w:rsidR="009E2D3C" w:rsidRPr="00ED15DE" w:rsidRDefault="00B855CF">
            <w:pPr>
              <w:jc w:val="center"/>
              <w:rPr>
                <w:szCs w:val="24"/>
              </w:rPr>
            </w:pPr>
            <w:r w:rsidRPr="00ED15DE">
              <w:rPr>
                <w:szCs w:val="24"/>
              </w:rPr>
              <w:t>0.65</w:t>
            </w:r>
          </w:p>
        </w:tc>
        <w:tc>
          <w:tcPr>
            <w:tcW w:w="1152" w:type="dxa"/>
            <w:vAlign w:val="center"/>
          </w:tcPr>
          <w:p w14:paraId="0000016A" w14:textId="77777777" w:rsidR="009E2D3C" w:rsidRPr="00ED15DE" w:rsidRDefault="00B855CF">
            <w:pPr>
              <w:jc w:val="center"/>
              <w:rPr>
                <w:szCs w:val="24"/>
              </w:rPr>
            </w:pPr>
            <w:r w:rsidRPr="00ED15DE">
              <w:rPr>
                <w:szCs w:val="24"/>
              </w:rPr>
              <w:t>1</w:t>
            </w:r>
          </w:p>
        </w:tc>
        <w:tc>
          <w:tcPr>
            <w:tcW w:w="1361" w:type="dxa"/>
            <w:vAlign w:val="center"/>
          </w:tcPr>
          <w:p w14:paraId="0000016B" w14:textId="77777777" w:rsidR="009E2D3C" w:rsidRPr="00ED15DE" w:rsidRDefault="00B855CF">
            <w:pPr>
              <w:jc w:val="center"/>
              <w:rPr>
                <w:szCs w:val="24"/>
              </w:rPr>
            </w:pPr>
            <w:r w:rsidRPr="00ED15DE">
              <w:rPr>
                <w:szCs w:val="24"/>
              </w:rPr>
              <w:t>-3.13</w:t>
            </w:r>
          </w:p>
        </w:tc>
      </w:tr>
      <w:tr w:rsidR="009E2D3C" w:rsidRPr="00ED15DE" w14:paraId="2D7615A3" w14:textId="77777777">
        <w:trPr>
          <w:jc w:val="center"/>
        </w:trPr>
        <w:tc>
          <w:tcPr>
            <w:tcW w:w="1152" w:type="dxa"/>
            <w:vAlign w:val="center"/>
          </w:tcPr>
          <w:p w14:paraId="0000016C" w14:textId="77777777" w:rsidR="009E2D3C" w:rsidRPr="00ED15DE" w:rsidRDefault="00B855CF">
            <w:pPr>
              <w:jc w:val="center"/>
              <w:rPr>
                <w:szCs w:val="24"/>
              </w:rPr>
            </w:pPr>
            <w:r w:rsidRPr="00ED15DE">
              <w:rPr>
                <w:szCs w:val="24"/>
              </w:rPr>
              <w:t>12.0</w:t>
            </w:r>
          </w:p>
        </w:tc>
        <w:tc>
          <w:tcPr>
            <w:tcW w:w="1152" w:type="dxa"/>
            <w:vAlign w:val="center"/>
          </w:tcPr>
          <w:p w14:paraId="0000016D" w14:textId="77777777" w:rsidR="009E2D3C" w:rsidRPr="00ED15DE" w:rsidRDefault="00B855CF">
            <w:pPr>
              <w:jc w:val="center"/>
              <w:rPr>
                <w:szCs w:val="24"/>
              </w:rPr>
            </w:pPr>
            <w:r w:rsidRPr="00ED15DE">
              <w:rPr>
                <w:szCs w:val="24"/>
              </w:rPr>
              <w:t>16</w:t>
            </w:r>
          </w:p>
        </w:tc>
        <w:tc>
          <w:tcPr>
            <w:tcW w:w="1361" w:type="dxa"/>
            <w:vAlign w:val="center"/>
          </w:tcPr>
          <w:p w14:paraId="0000016E" w14:textId="77777777" w:rsidR="009E2D3C" w:rsidRPr="00ED15DE" w:rsidRDefault="00B855CF">
            <w:pPr>
              <w:jc w:val="center"/>
              <w:rPr>
                <w:szCs w:val="24"/>
              </w:rPr>
            </w:pPr>
            <w:r w:rsidRPr="00ED15DE">
              <w:rPr>
                <w:szCs w:val="24"/>
              </w:rPr>
              <w:t>0.08</w:t>
            </w:r>
          </w:p>
        </w:tc>
        <w:tc>
          <w:tcPr>
            <w:tcW w:w="1152" w:type="dxa"/>
            <w:vAlign w:val="center"/>
          </w:tcPr>
          <w:p w14:paraId="0000016F" w14:textId="77777777" w:rsidR="009E2D3C" w:rsidRPr="00ED15DE" w:rsidRDefault="00B855CF">
            <w:pPr>
              <w:jc w:val="center"/>
              <w:rPr>
                <w:szCs w:val="24"/>
              </w:rPr>
            </w:pPr>
            <w:r w:rsidRPr="00ED15DE">
              <w:rPr>
                <w:szCs w:val="24"/>
              </w:rPr>
              <w:t>16</w:t>
            </w:r>
          </w:p>
        </w:tc>
        <w:tc>
          <w:tcPr>
            <w:tcW w:w="1361" w:type="dxa"/>
            <w:vAlign w:val="center"/>
          </w:tcPr>
          <w:p w14:paraId="00000170" w14:textId="77777777" w:rsidR="009E2D3C" w:rsidRPr="00ED15DE" w:rsidRDefault="00B855CF">
            <w:pPr>
              <w:jc w:val="center"/>
              <w:rPr>
                <w:szCs w:val="24"/>
              </w:rPr>
            </w:pPr>
            <w:r w:rsidRPr="00ED15DE">
              <w:rPr>
                <w:szCs w:val="24"/>
              </w:rPr>
              <w:t>0.69</w:t>
            </w:r>
          </w:p>
        </w:tc>
        <w:tc>
          <w:tcPr>
            <w:tcW w:w="1152" w:type="dxa"/>
            <w:vAlign w:val="center"/>
          </w:tcPr>
          <w:p w14:paraId="00000171" w14:textId="77777777" w:rsidR="009E2D3C" w:rsidRPr="00ED15DE" w:rsidRDefault="00B855CF">
            <w:pPr>
              <w:jc w:val="center"/>
              <w:rPr>
                <w:szCs w:val="24"/>
              </w:rPr>
            </w:pPr>
            <w:r w:rsidRPr="00ED15DE">
              <w:rPr>
                <w:szCs w:val="24"/>
              </w:rPr>
              <w:t>1</w:t>
            </w:r>
          </w:p>
        </w:tc>
        <w:tc>
          <w:tcPr>
            <w:tcW w:w="1361" w:type="dxa"/>
            <w:vAlign w:val="center"/>
          </w:tcPr>
          <w:p w14:paraId="00000172" w14:textId="77777777" w:rsidR="009E2D3C" w:rsidRPr="00ED15DE" w:rsidRDefault="00B855CF">
            <w:pPr>
              <w:jc w:val="center"/>
              <w:rPr>
                <w:szCs w:val="24"/>
              </w:rPr>
            </w:pPr>
            <w:r w:rsidRPr="00ED15DE">
              <w:rPr>
                <w:szCs w:val="24"/>
              </w:rPr>
              <w:t>-3.26</w:t>
            </w:r>
          </w:p>
        </w:tc>
      </w:tr>
      <w:tr w:rsidR="009E2D3C" w:rsidRPr="00ED15DE" w14:paraId="2628D6D2" w14:textId="77777777">
        <w:trPr>
          <w:jc w:val="center"/>
        </w:trPr>
        <w:tc>
          <w:tcPr>
            <w:tcW w:w="1152" w:type="dxa"/>
            <w:vAlign w:val="center"/>
          </w:tcPr>
          <w:p w14:paraId="00000173" w14:textId="77777777" w:rsidR="009E2D3C" w:rsidRPr="00ED15DE" w:rsidRDefault="00B855CF">
            <w:pPr>
              <w:jc w:val="center"/>
              <w:rPr>
                <w:szCs w:val="24"/>
              </w:rPr>
            </w:pPr>
            <w:r w:rsidRPr="00ED15DE">
              <w:rPr>
                <w:szCs w:val="24"/>
              </w:rPr>
              <w:t>12.5</w:t>
            </w:r>
          </w:p>
        </w:tc>
        <w:tc>
          <w:tcPr>
            <w:tcW w:w="1152" w:type="dxa"/>
            <w:vAlign w:val="center"/>
          </w:tcPr>
          <w:p w14:paraId="00000174" w14:textId="77777777" w:rsidR="009E2D3C" w:rsidRPr="00ED15DE" w:rsidRDefault="00B855CF">
            <w:pPr>
              <w:jc w:val="center"/>
              <w:rPr>
                <w:szCs w:val="24"/>
              </w:rPr>
            </w:pPr>
            <w:r w:rsidRPr="00ED15DE">
              <w:rPr>
                <w:szCs w:val="24"/>
              </w:rPr>
              <w:t>12</w:t>
            </w:r>
          </w:p>
        </w:tc>
        <w:tc>
          <w:tcPr>
            <w:tcW w:w="1361" w:type="dxa"/>
            <w:vAlign w:val="center"/>
          </w:tcPr>
          <w:p w14:paraId="00000175" w14:textId="77777777" w:rsidR="009E2D3C" w:rsidRPr="00ED15DE" w:rsidRDefault="00B855CF">
            <w:pPr>
              <w:jc w:val="center"/>
              <w:rPr>
                <w:szCs w:val="24"/>
              </w:rPr>
            </w:pPr>
            <w:r w:rsidRPr="00ED15DE">
              <w:rPr>
                <w:szCs w:val="24"/>
              </w:rPr>
              <w:t>0.08</w:t>
            </w:r>
          </w:p>
        </w:tc>
        <w:tc>
          <w:tcPr>
            <w:tcW w:w="1152" w:type="dxa"/>
            <w:vAlign w:val="center"/>
          </w:tcPr>
          <w:p w14:paraId="00000176" w14:textId="77777777" w:rsidR="009E2D3C" w:rsidRPr="00ED15DE" w:rsidRDefault="00B855CF">
            <w:pPr>
              <w:jc w:val="center"/>
              <w:rPr>
                <w:szCs w:val="24"/>
              </w:rPr>
            </w:pPr>
            <w:r w:rsidRPr="00ED15DE">
              <w:rPr>
                <w:szCs w:val="24"/>
              </w:rPr>
              <w:t>11</w:t>
            </w:r>
          </w:p>
        </w:tc>
        <w:tc>
          <w:tcPr>
            <w:tcW w:w="1361" w:type="dxa"/>
            <w:vAlign w:val="center"/>
          </w:tcPr>
          <w:p w14:paraId="00000177" w14:textId="77777777" w:rsidR="009E2D3C" w:rsidRPr="00ED15DE" w:rsidRDefault="00B855CF">
            <w:pPr>
              <w:jc w:val="center"/>
              <w:rPr>
                <w:szCs w:val="24"/>
              </w:rPr>
            </w:pPr>
            <w:r w:rsidRPr="00ED15DE">
              <w:rPr>
                <w:szCs w:val="24"/>
              </w:rPr>
              <w:t>0.76</w:t>
            </w:r>
          </w:p>
        </w:tc>
        <w:tc>
          <w:tcPr>
            <w:tcW w:w="1152" w:type="dxa"/>
            <w:vAlign w:val="center"/>
          </w:tcPr>
          <w:p w14:paraId="00000178" w14:textId="77777777" w:rsidR="009E2D3C" w:rsidRPr="00ED15DE" w:rsidRDefault="00B855CF">
            <w:pPr>
              <w:jc w:val="center"/>
              <w:rPr>
                <w:szCs w:val="24"/>
              </w:rPr>
            </w:pPr>
            <w:r w:rsidRPr="00ED15DE">
              <w:rPr>
                <w:szCs w:val="24"/>
              </w:rPr>
              <w:t>1</w:t>
            </w:r>
          </w:p>
        </w:tc>
        <w:tc>
          <w:tcPr>
            <w:tcW w:w="1361" w:type="dxa"/>
            <w:vAlign w:val="center"/>
          </w:tcPr>
          <w:p w14:paraId="00000179" w14:textId="77777777" w:rsidR="009E2D3C" w:rsidRPr="00ED15DE" w:rsidRDefault="00B855CF">
            <w:pPr>
              <w:jc w:val="center"/>
              <w:rPr>
                <w:szCs w:val="24"/>
              </w:rPr>
            </w:pPr>
            <w:r w:rsidRPr="00ED15DE">
              <w:rPr>
                <w:szCs w:val="24"/>
              </w:rPr>
              <w:t>-3.00</w:t>
            </w:r>
          </w:p>
        </w:tc>
      </w:tr>
      <w:tr w:rsidR="009E2D3C" w:rsidRPr="00ED15DE" w14:paraId="07C61082" w14:textId="77777777">
        <w:trPr>
          <w:jc w:val="center"/>
        </w:trPr>
        <w:tc>
          <w:tcPr>
            <w:tcW w:w="1152" w:type="dxa"/>
            <w:vAlign w:val="center"/>
          </w:tcPr>
          <w:p w14:paraId="0000017A" w14:textId="77777777" w:rsidR="009E2D3C" w:rsidRPr="00ED15DE" w:rsidRDefault="00B855CF">
            <w:pPr>
              <w:jc w:val="center"/>
              <w:rPr>
                <w:szCs w:val="24"/>
              </w:rPr>
            </w:pPr>
            <w:r w:rsidRPr="00ED15DE">
              <w:rPr>
                <w:szCs w:val="24"/>
              </w:rPr>
              <w:t>13.0</w:t>
            </w:r>
          </w:p>
        </w:tc>
        <w:tc>
          <w:tcPr>
            <w:tcW w:w="1152" w:type="dxa"/>
            <w:vAlign w:val="center"/>
          </w:tcPr>
          <w:p w14:paraId="0000017B" w14:textId="77777777" w:rsidR="009E2D3C" w:rsidRPr="00ED15DE" w:rsidRDefault="00B855CF">
            <w:pPr>
              <w:jc w:val="center"/>
              <w:rPr>
                <w:szCs w:val="24"/>
              </w:rPr>
            </w:pPr>
            <w:r w:rsidRPr="00ED15DE">
              <w:rPr>
                <w:szCs w:val="24"/>
              </w:rPr>
              <w:t>6</w:t>
            </w:r>
          </w:p>
        </w:tc>
        <w:tc>
          <w:tcPr>
            <w:tcW w:w="1361" w:type="dxa"/>
            <w:vAlign w:val="center"/>
          </w:tcPr>
          <w:p w14:paraId="0000017C" w14:textId="77777777" w:rsidR="009E2D3C" w:rsidRPr="00ED15DE" w:rsidRDefault="00B855CF">
            <w:pPr>
              <w:jc w:val="center"/>
              <w:rPr>
                <w:szCs w:val="24"/>
              </w:rPr>
            </w:pPr>
            <w:r w:rsidRPr="00ED15DE">
              <w:rPr>
                <w:szCs w:val="24"/>
              </w:rPr>
              <w:t>0.21</w:t>
            </w:r>
          </w:p>
        </w:tc>
        <w:tc>
          <w:tcPr>
            <w:tcW w:w="1152" w:type="dxa"/>
            <w:vAlign w:val="center"/>
          </w:tcPr>
          <w:p w14:paraId="0000017D" w14:textId="77777777" w:rsidR="009E2D3C" w:rsidRPr="00ED15DE" w:rsidRDefault="00B855CF">
            <w:pPr>
              <w:jc w:val="center"/>
              <w:rPr>
                <w:szCs w:val="24"/>
              </w:rPr>
            </w:pPr>
            <w:r w:rsidRPr="00ED15DE">
              <w:rPr>
                <w:szCs w:val="24"/>
              </w:rPr>
              <w:t>5</w:t>
            </w:r>
          </w:p>
        </w:tc>
        <w:tc>
          <w:tcPr>
            <w:tcW w:w="1361" w:type="dxa"/>
            <w:vAlign w:val="center"/>
          </w:tcPr>
          <w:p w14:paraId="0000017E" w14:textId="77777777" w:rsidR="009E2D3C" w:rsidRPr="00ED15DE" w:rsidRDefault="00B855CF">
            <w:pPr>
              <w:jc w:val="center"/>
              <w:rPr>
                <w:szCs w:val="24"/>
              </w:rPr>
            </w:pPr>
            <w:r w:rsidRPr="00ED15DE">
              <w:rPr>
                <w:szCs w:val="24"/>
              </w:rPr>
              <w:t>0.71</w:t>
            </w:r>
          </w:p>
        </w:tc>
        <w:tc>
          <w:tcPr>
            <w:tcW w:w="1152" w:type="dxa"/>
            <w:vAlign w:val="center"/>
          </w:tcPr>
          <w:p w14:paraId="0000017F" w14:textId="77777777" w:rsidR="009E2D3C" w:rsidRPr="00ED15DE" w:rsidRDefault="00B855CF">
            <w:pPr>
              <w:jc w:val="center"/>
              <w:rPr>
                <w:szCs w:val="24"/>
              </w:rPr>
            </w:pPr>
            <w:r w:rsidRPr="00ED15DE">
              <w:rPr>
                <w:szCs w:val="24"/>
              </w:rPr>
              <w:t>1</w:t>
            </w:r>
          </w:p>
        </w:tc>
        <w:tc>
          <w:tcPr>
            <w:tcW w:w="1361" w:type="dxa"/>
            <w:vAlign w:val="center"/>
          </w:tcPr>
          <w:p w14:paraId="00000180" w14:textId="77777777" w:rsidR="009E2D3C" w:rsidRPr="00ED15DE" w:rsidRDefault="00B855CF">
            <w:pPr>
              <w:jc w:val="center"/>
              <w:rPr>
                <w:szCs w:val="24"/>
              </w:rPr>
            </w:pPr>
            <w:r w:rsidRPr="00ED15DE">
              <w:rPr>
                <w:szCs w:val="24"/>
              </w:rPr>
              <w:t>-3.28</w:t>
            </w:r>
          </w:p>
        </w:tc>
      </w:tr>
      <w:tr w:rsidR="009E2D3C" w:rsidRPr="00ED15DE" w14:paraId="5473F303" w14:textId="77777777">
        <w:trPr>
          <w:jc w:val="center"/>
        </w:trPr>
        <w:tc>
          <w:tcPr>
            <w:tcW w:w="1152" w:type="dxa"/>
            <w:vAlign w:val="center"/>
          </w:tcPr>
          <w:p w14:paraId="00000181" w14:textId="77777777" w:rsidR="009E2D3C" w:rsidRPr="00ED15DE" w:rsidRDefault="00B855CF">
            <w:pPr>
              <w:jc w:val="center"/>
              <w:rPr>
                <w:szCs w:val="24"/>
              </w:rPr>
            </w:pPr>
            <w:r w:rsidRPr="00ED15DE">
              <w:rPr>
                <w:szCs w:val="24"/>
              </w:rPr>
              <w:t>13.5</w:t>
            </w:r>
          </w:p>
        </w:tc>
        <w:tc>
          <w:tcPr>
            <w:tcW w:w="1152" w:type="dxa"/>
            <w:vAlign w:val="center"/>
          </w:tcPr>
          <w:p w14:paraId="00000182" w14:textId="77777777" w:rsidR="009E2D3C" w:rsidRPr="00ED15DE" w:rsidRDefault="00B855CF">
            <w:pPr>
              <w:jc w:val="center"/>
              <w:rPr>
                <w:szCs w:val="24"/>
              </w:rPr>
            </w:pPr>
            <w:r w:rsidRPr="00ED15DE">
              <w:rPr>
                <w:szCs w:val="24"/>
              </w:rPr>
              <w:t>5</w:t>
            </w:r>
          </w:p>
        </w:tc>
        <w:tc>
          <w:tcPr>
            <w:tcW w:w="1361" w:type="dxa"/>
            <w:vAlign w:val="center"/>
          </w:tcPr>
          <w:p w14:paraId="00000183" w14:textId="77777777" w:rsidR="009E2D3C" w:rsidRPr="00ED15DE" w:rsidRDefault="00B855CF">
            <w:pPr>
              <w:jc w:val="center"/>
              <w:rPr>
                <w:szCs w:val="24"/>
              </w:rPr>
            </w:pPr>
            <w:r w:rsidRPr="00ED15DE">
              <w:rPr>
                <w:szCs w:val="24"/>
              </w:rPr>
              <w:t>0.26</w:t>
            </w:r>
          </w:p>
        </w:tc>
        <w:tc>
          <w:tcPr>
            <w:tcW w:w="1152" w:type="dxa"/>
            <w:vAlign w:val="center"/>
          </w:tcPr>
          <w:p w14:paraId="00000184" w14:textId="77777777" w:rsidR="009E2D3C" w:rsidRPr="00ED15DE" w:rsidRDefault="00B855CF">
            <w:pPr>
              <w:jc w:val="center"/>
              <w:rPr>
                <w:szCs w:val="24"/>
              </w:rPr>
            </w:pPr>
            <w:r w:rsidRPr="00ED15DE">
              <w:rPr>
                <w:szCs w:val="24"/>
              </w:rPr>
              <w:t>4</w:t>
            </w:r>
          </w:p>
        </w:tc>
        <w:tc>
          <w:tcPr>
            <w:tcW w:w="1361" w:type="dxa"/>
            <w:vAlign w:val="center"/>
          </w:tcPr>
          <w:p w14:paraId="00000185" w14:textId="77777777" w:rsidR="009E2D3C" w:rsidRPr="00ED15DE" w:rsidRDefault="00B855CF">
            <w:pPr>
              <w:jc w:val="center"/>
              <w:rPr>
                <w:szCs w:val="24"/>
              </w:rPr>
            </w:pPr>
            <w:r w:rsidRPr="00ED15DE">
              <w:rPr>
                <w:szCs w:val="24"/>
              </w:rPr>
              <w:t>0.84</w:t>
            </w:r>
          </w:p>
        </w:tc>
        <w:tc>
          <w:tcPr>
            <w:tcW w:w="1152" w:type="dxa"/>
            <w:vAlign w:val="center"/>
          </w:tcPr>
          <w:p w14:paraId="00000186" w14:textId="77777777" w:rsidR="009E2D3C" w:rsidRPr="00ED15DE" w:rsidRDefault="00B855CF">
            <w:pPr>
              <w:jc w:val="center"/>
              <w:rPr>
                <w:szCs w:val="24"/>
              </w:rPr>
            </w:pPr>
            <w:r w:rsidRPr="00ED15DE">
              <w:rPr>
                <w:szCs w:val="24"/>
              </w:rPr>
              <w:t>1</w:t>
            </w:r>
          </w:p>
        </w:tc>
        <w:tc>
          <w:tcPr>
            <w:tcW w:w="1361" w:type="dxa"/>
            <w:vAlign w:val="center"/>
          </w:tcPr>
          <w:p w14:paraId="00000187" w14:textId="77777777" w:rsidR="009E2D3C" w:rsidRPr="00ED15DE" w:rsidRDefault="00B855CF">
            <w:pPr>
              <w:jc w:val="center"/>
              <w:rPr>
                <w:szCs w:val="24"/>
              </w:rPr>
            </w:pPr>
            <w:r w:rsidRPr="00ED15DE">
              <w:rPr>
                <w:szCs w:val="24"/>
              </w:rPr>
              <w:t>-3.16</w:t>
            </w:r>
          </w:p>
        </w:tc>
      </w:tr>
      <w:tr w:rsidR="009E2D3C" w:rsidRPr="00ED15DE" w14:paraId="7F3EA53C" w14:textId="77777777">
        <w:trPr>
          <w:jc w:val="center"/>
        </w:trPr>
        <w:tc>
          <w:tcPr>
            <w:tcW w:w="1152" w:type="dxa"/>
            <w:vAlign w:val="center"/>
          </w:tcPr>
          <w:p w14:paraId="00000188" w14:textId="77777777" w:rsidR="009E2D3C" w:rsidRPr="00ED15DE" w:rsidRDefault="00B855CF">
            <w:pPr>
              <w:jc w:val="center"/>
              <w:rPr>
                <w:szCs w:val="24"/>
              </w:rPr>
            </w:pPr>
            <w:r w:rsidRPr="00ED15DE">
              <w:rPr>
                <w:szCs w:val="24"/>
              </w:rPr>
              <w:t>14.0</w:t>
            </w:r>
          </w:p>
        </w:tc>
        <w:tc>
          <w:tcPr>
            <w:tcW w:w="1152" w:type="dxa"/>
            <w:vAlign w:val="center"/>
          </w:tcPr>
          <w:p w14:paraId="00000189" w14:textId="77777777" w:rsidR="009E2D3C" w:rsidRPr="00ED15DE" w:rsidRDefault="00B855CF">
            <w:pPr>
              <w:jc w:val="center"/>
              <w:rPr>
                <w:szCs w:val="24"/>
              </w:rPr>
            </w:pPr>
            <w:r w:rsidRPr="00ED15DE">
              <w:rPr>
                <w:szCs w:val="24"/>
              </w:rPr>
              <w:t>3</w:t>
            </w:r>
          </w:p>
        </w:tc>
        <w:tc>
          <w:tcPr>
            <w:tcW w:w="1361" w:type="dxa"/>
            <w:vAlign w:val="center"/>
          </w:tcPr>
          <w:p w14:paraId="0000018A" w14:textId="77777777" w:rsidR="009E2D3C" w:rsidRPr="00ED15DE" w:rsidRDefault="00B855CF">
            <w:pPr>
              <w:jc w:val="center"/>
              <w:rPr>
                <w:szCs w:val="24"/>
              </w:rPr>
            </w:pPr>
            <w:r w:rsidRPr="00ED15DE">
              <w:rPr>
                <w:szCs w:val="24"/>
              </w:rPr>
              <w:t>0.22</w:t>
            </w:r>
          </w:p>
        </w:tc>
        <w:tc>
          <w:tcPr>
            <w:tcW w:w="1152" w:type="dxa"/>
            <w:vAlign w:val="center"/>
          </w:tcPr>
          <w:p w14:paraId="0000018B" w14:textId="77777777" w:rsidR="009E2D3C" w:rsidRPr="00ED15DE" w:rsidRDefault="00B855CF">
            <w:pPr>
              <w:jc w:val="center"/>
              <w:rPr>
                <w:szCs w:val="24"/>
              </w:rPr>
            </w:pPr>
            <w:r w:rsidRPr="00ED15DE">
              <w:rPr>
                <w:szCs w:val="24"/>
              </w:rPr>
              <w:t>3</w:t>
            </w:r>
          </w:p>
        </w:tc>
        <w:tc>
          <w:tcPr>
            <w:tcW w:w="1361" w:type="dxa"/>
            <w:vAlign w:val="center"/>
          </w:tcPr>
          <w:p w14:paraId="0000018C" w14:textId="77777777" w:rsidR="009E2D3C" w:rsidRPr="00ED15DE" w:rsidRDefault="00B855CF">
            <w:pPr>
              <w:jc w:val="center"/>
              <w:rPr>
                <w:szCs w:val="24"/>
              </w:rPr>
            </w:pPr>
            <w:r w:rsidRPr="00ED15DE">
              <w:rPr>
                <w:szCs w:val="24"/>
              </w:rPr>
              <w:t>0.59</w:t>
            </w:r>
          </w:p>
        </w:tc>
        <w:tc>
          <w:tcPr>
            <w:tcW w:w="1152" w:type="dxa"/>
            <w:vAlign w:val="center"/>
          </w:tcPr>
          <w:p w14:paraId="0000018D" w14:textId="77777777" w:rsidR="009E2D3C" w:rsidRPr="00ED15DE" w:rsidRDefault="00B855CF">
            <w:pPr>
              <w:jc w:val="center"/>
              <w:rPr>
                <w:szCs w:val="24"/>
              </w:rPr>
            </w:pPr>
            <w:r w:rsidRPr="00ED15DE">
              <w:rPr>
                <w:szCs w:val="24"/>
              </w:rPr>
              <w:t>--</w:t>
            </w:r>
          </w:p>
        </w:tc>
        <w:tc>
          <w:tcPr>
            <w:tcW w:w="1361" w:type="dxa"/>
            <w:vAlign w:val="center"/>
          </w:tcPr>
          <w:p w14:paraId="0000018E" w14:textId="77777777" w:rsidR="009E2D3C" w:rsidRPr="00ED15DE" w:rsidRDefault="00B855CF">
            <w:pPr>
              <w:jc w:val="center"/>
              <w:rPr>
                <w:szCs w:val="24"/>
              </w:rPr>
            </w:pPr>
            <w:r w:rsidRPr="00ED15DE">
              <w:rPr>
                <w:szCs w:val="24"/>
              </w:rPr>
              <w:t>--</w:t>
            </w:r>
          </w:p>
        </w:tc>
      </w:tr>
      <w:tr w:rsidR="009E2D3C" w:rsidRPr="00ED15DE" w14:paraId="2155E543" w14:textId="77777777">
        <w:trPr>
          <w:jc w:val="center"/>
        </w:trPr>
        <w:tc>
          <w:tcPr>
            <w:tcW w:w="1152" w:type="dxa"/>
            <w:vAlign w:val="center"/>
          </w:tcPr>
          <w:p w14:paraId="0000018F" w14:textId="77777777" w:rsidR="009E2D3C" w:rsidRPr="00ED15DE" w:rsidRDefault="00B855CF">
            <w:pPr>
              <w:jc w:val="center"/>
              <w:rPr>
                <w:szCs w:val="24"/>
              </w:rPr>
            </w:pPr>
            <w:r w:rsidRPr="00ED15DE">
              <w:rPr>
                <w:szCs w:val="24"/>
              </w:rPr>
              <w:t>14.5</w:t>
            </w:r>
          </w:p>
        </w:tc>
        <w:tc>
          <w:tcPr>
            <w:tcW w:w="1152" w:type="dxa"/>
            <w:vAlign w:val="center"/>
          </w:tcPr>
          <w:p w14:paraId="00000190" w14:textId="77777777" w:rsidR="009E2D3C" w:rsidRPr="00ED15DE" w:rsidRDefault="00B855CF">
            <w:pPr>
              <w:jc w:val="center"/>
              <w:rPr>
                <w:szCs w:val="24"/>
              </w:rPr>
            </w:pPr>
            <w:r w:rsidRPr="00ED15DE">
              <w:rPr>
                <w:szCs w:val="24"/>
              </w:rPr>
              <w:t>3</w:t>
            </w:r>
          </w:p>
        </w:tc>
        <w:tc>
          <w:tcPr>
            <w:tcW w:w="1361" w:type="dxa"/>
            <w:vAlign w:val="center"/>
          </w:tcPr>
          <w:p w14:paraId="00000191" w14:textId="77777777" w:rsidR="009E2D3C" w:rsidRPr="00ED15DE" w:rsidRDefault="00B855CF">
            <w:pPr>
              <w:jc w:val="center"/>
              <w:rPr>
                <w:szCs w:val="24"/>
              </w:rPr>
            </w:pPr>
            <w:r w:rsidRPr="00ED15DE">
              <w:rPr>
                <w:szCs w:val="24"/>
              </w:rPr>
              <w:t>0.21</w:t>
            </w:r>
          </w:p>
        </w:tc>
        <w:tc>
          <w:tcPr>
            <w:tcW w:w="1152" w:type="dxa"/>
            <w:vAlign w:val="center"/>
          </w:tcPr>
          <w:p w14:paraId="00000192" w14:textId="77777777" w:rsidR="009E2D3C" w:rsidRPr="00ED15DE" w:rsidRDefault="00B855CF">
            <w:pPr>
              <w:jc w:val="center"/>
              <w:rPr>
                <w:szCs w:val="24"/>
              </w:rPr>
            </w:pPr>
            <w:r w:rsidRPr="00ED15DE">
              <w:rPr>
                <w:szCs w:val="24"/>
              </w:rPr>
              <w:t>3</w:t>
            </w:r>
          </w:p>
        </w:tc>
        <w:tc>
          <w:tcPr>
            <w:tcW w:w="1361" w:type="dxa"/>
            <w:vAlign w:val="center"/>
          </w:tcPr>
          <w:p w14:paraId="00000193" w14:textId="77777777" w:rsidR="009E2D3C" w:rsidRPr="00ED15DE" w:rsidRDefault="00B855CF">
            <w:pPr>
              <w:jc w:val="center"/>
              <w:rPr>
                <w:szCs w:val="24"/>
              </w:rPr>
            </w:pPr>
            <w:r w:rsidRPr="00ED15DE">
              <w:rPr>
                <w:szCs w:val="24"/>
              </w:rPr>
              <w:t>0.67</w:t>
            </w:r>
          </w:p>
        </w:tc>
        <w:tc>
          <w:tcPr>
            <w:tcW w:w="1152" w:type="dxa"/>
            <w:vAlign w:val="center"/>
          </w:tcPr>
          <w:p w14:paraId="00000194" w14:textId="77777777" w:rsidR="009E2D3C" w:rsidRPr="00ED15DE" w:rsidRDefault="00B855CF">
            <w:pPr>
              <w:jc w:val="center"/>
              <w:rPr>
                <w:szCs w:val="24"/>
              </w:rPr>
            </w:pPr>
            <w:r w:rsidRPr="00ED15DE">
              <w:rPr>
                <w:szCs w:val="24"/>
              </w:rPr>
              <w:t>--</w:t>
            </w:r>
          </w:p>
        </w:tc>
        <w:tc>
          <w:tcPr>
            <w:tcW w:w="1361" w:type="dxa"/>
            <w:vAlign w:val="center"/>
          </w:tcPr>
          <w:p w14:paraId="00000195" w14:textId="77777777" w:rsidR="009E2D3C" w:rsidRPr="00ED15DE" w:rsidRDefault="00B855CF">
            <w:pPr>
              <w:jc w:val="center"/>
              <w:rPr>
                <w:szCs w:val="24"/>
              </w:rPr>
            </w:pPr>
            <w:r w:rsidRPr="00ED15DE">
              <w:rPr>
                <w:szCs w:val="24"/>
              </w:rPr>
              <w:t>--</w:t>
            </w:r>
          </w:p>
        </w:tc>
      </w:tr>
      <w:tr w:rsidR="009E2D3C" w:rsidRPr="00ED15DE" w14:paraId="7748F58E" w14:textId="77777777">
        <w:trPr>
          <w:jc w:val="center"/>
        </w:trPr>
        <w:tc>
          <w:tcPr>
            <w:tcW w:w="1152" w:type="dxa"/>
            <w:vAlign w:val="center"/>
          </w:tcPr>
          <w:p w14:paraId="00000196" w14:textId="77777777" w:rsidR="009E2D3C" w:rsidRPr="00ED15DE" w:rsidRDefault="00B855CF">
            <w:pPr>
              <w:jc w:val="center"/>
              <w:rPr>
                <w:szCs w:val="24"/>
              </w:rPr>
            </w:pPr>
            <w:r w:rsidRPr="00ED15DE">
              <w:rPr>
                <w:szCs w:val="24"/>
              </w:rPr>
              <w:t>15.0</w:t>
            </w:r>
          </w:p>
        </w:tc>
        <w:tc>
          <w:tcPr>
            <w:tcW w:w="1152" w:type="dxa"/>
            <w:vAlign w:val="center"/>
          </w:tcPr>
          <w:p w14:paraId="00000197" w14:textId="77777777" w:rsidR="009E2D3C" w:rsidRPr="00ED15DE" w:rsidRDefault="00B855CF">
            <w:pPr>
              <w:jc w:val="center"/>
              <w:rPr>
                <w:szCs w:val="24"/>
              </w:rPr>
            </w:pPr>
            <w:r w:rsidRPr="00ED15DE">
              <w:rPr>
                <w:szCs w:val="24"/>
              </w:rPr>
              <w:t>2</w:t>
            </w:r>
          </w:p>
        </w:tc>
        <w:tc>
          <w:tcPr>
            <w:tcW w:w="1361" w:type="dxa"/>
            <w:vAlign w:val="center"/>
          </w:tcPr>
          <w:p w14:paraId="00000198" w14:textId="77777777" w:rsidR="009E2D3C" w:rsidRPr="00ED15DE" w:rsidRDefault="00B855CF">
            <w:pPr>
              <w:jc w:val="center"/>
              <w:rPr>
                <w:szCs w:val="24"/>
              </w:rPr>
            </w:pPr>
            <w:r w:rsidRPr="00ED15DE">
              <w:rPr>
                <w:szCs w:val="24"/>
              </w:rPr>
              <w:t>0.54</w:t>
            </w:r>
          </w:p>
        </w:tc>
        <w:tc>
          <w:tcPr>
            <w:tcW w:w="1152" w:type="dxa"/>
            <w:vAlign w:val="center"/>
          </w:tcPr>
          <w:p w14:paraId="00000199" w14:textId="77777777" w:rsidR="009E2D3C" w:rsidRPr="00ED15DE" w:rsidRDefault="00B855CF">
            <w:pPr>
              <w:jc w:val="center"/>
              <w:rPr>
                <w:szCs w:val="24"/>
              </w:rPr>
            </w:pPr>
            <w:r w:rsidRPr="00ED15DE">
              <w:rPr>
                <w:szCs w:val="24"/>
              </w:rPr>
              <w:t>2</w:t>
            </w:r>
          </w:p>
        </w:tc>
        <w:tc>
          <w:tcPr>
            <w:tcW w:w="1361" w:type="dxa"/>
            <w:vAlign w:val="center"/>
          </w:tcPr>
          <w:p w14:paraId="0000019A" w14:textId="77777777" w:rsidR="009E2D3C" w:rsidRPr="00ED15DE" w:rsidRDefault="00B855CF">
            <w:pPr>
              <w:jc w:val="center"/>
              <w:rPr>
                <w:szCs w:val="24"/>
              </w:rPr>
            </w:pPr>
            <w:r w:rsidRPr="00ED15DE">
              <w:rPr>
                <w:szCs w:val="24"/>
              </w:rPr>
              <w:t>0.21</w:t>
            </w:r>
          </w:p>
        </w:tc>
        <w:tc>
          <w:tcPr>
            <w:tcW w:w="1152" w:type="dxa"/>
            <w:vAlign w:val="center"/>
          </w:tcPr>
          <w:p w14:paraId="0000019B" w14:textId="77777777" w:rsidR="009E2D3C" w:rsidRPr="00ED15DE" w:rsidRDefault="00B855CF">
            <w:pPr>
              <w:jc w:val="center"/>
              <w:rPr>
                <w:szCs w:val="24"/>
              </w:rPr>
            </w:pPr>
            <w:r w:rsidRPr="00ED15DE">
              <w:rPr>
                <w:szCs w:val="24"/>
              </w:rPr>
              <w:t>--</w:t>
            </w:r>
          </w:p>
        </w:tc>
        <w:tc>
          <w:tcPr>
            <w:tcW w:w="1361" w:type="dxa"/>
            <w:vAlign w:val="center"/>
          </w:tcPr>
          <w:p w14:paraId="0000019C" w14:textId="77777777" w:rsidR="009E2D3C" w:rsidRPr="00ED15DE" w:rsidRDefault="00B855CF">
            <w:pPr>
              <w:jc w:val="center"/>
              <w:rPr>
                <w:szCs w:val="24"/>
              </w:rPr>
            </w:pPr>
            <w:r w:rsidRPr="00ED15DE">
              <w:rPr>
                <w:szCs w:val="24"/>
              </w:rPr>
              <w:t>--</w:t>
            </w:r>
          </w:p>
        </w:tc>
      </w:tr>
    </w:tbl>
    <w:p w14:paraId="682D4A63" w14:textId="77777777" w:rsidR="005E5B50" w:rsidRDefault="005E5B50">
      <w:pPr>
        <w:rPr>
          <w:i/>
          <w:iCs/>
          <w:szCs w:val="24"/>
        </w:rPr>
      </w:pPr>
      <w:r>
        <w:rPr>
          <w:szCs w:val="24"/>
        </w:rPr>
        <w:br w:type="page"/>
      </w:r>
    </w:p>
    <w:p w14:paraId="0000019F" w14:textId="74688117" w:rsidR="009E2D3C" w:rsidRPr="00053883" w:rsidRDefault="00491D0E" w:rsidP="00053883">
      <w:pPr>
        <w:pStyle w:val="Caption"/>
        <w:jc w:val="center"/>
        <w:rPr>
          <w:color w:val="auto"/>
          <w:sz w:val="24"/>
          <w:szCs w:val="24"/>
        </w:rPr>
      </w:pPr>
      <w:r w:rsidRPr="00053883">
        <w:rPr>
          <w:color w:val="auto"/>
          <w:sz w:val="24"/>
          <w:szCs w:val="24"/>
        </w:rPr>
        <w:lastRenderedPageBreak/>
        <w:t xml:space="preserve">Table </w:t>
      </w:r>
      <w:r w:rsidRPr="00053883">
        <w:rPr>
          <w:color w:val="auto"/>
          <w:sz w:val="24"/>
          <w:szCs w:val="24"/>
        </w:rPr>
        <w:fldChar w:fldCharType="begin"/>
      </w:r>
      <w:r w:rsidRPr="00053883">
        <w:rPr>
          <w:color w:val="auto"/>
          <w:sz w:val="24"/>
          <w:szCs w:val="24"/>
        </w:rPr>
        <w:instrText xml:space="preserve"> SEQ Table \* ARABIC </w:instrText>
      </w:r>
      <w:r w:rsidRPr="00053883">
        <w:rPr>
          <w:color w:val="auto"/>
          <w:sz w:val="24"/>
          <w:szCs w:val="24"/>
        </w:rPr>
        <w:fldChar w:fldCharType="separate"/>
      </w:r>
      <w:r w:rsidR="006F2451">
        <w:rPr>
          <w:noProof/>
          <w:color w:val="auto"/>
          <w:sz w:val="24"/>
          <w:szCs w:val="24"/>
        </w:rPr>
        <w:t>2</w:t>
      </w:r>
      <w:r w:rsidRPr="00053883">
        <w:rPr>
          <w:color w:val="auto"/>
          <w:sz w:val="24"/>
          <w:szCs w:val="24"/>
        </w:rPr>
        <w:fldChar w:fldCharType="end"/>
      </w:r>
      <w:r w:rsidR="00B855CF" w:rsidRPr="00053883">
        <w:rPr>
          <w:color w:val="auto"/>
          <w:sz w:val="24"/>
          <w:szCs w:val="24"/>
        </w:rPr>
        <w:t xml:space="preserve"> Aggregated TI RMSE Results</w:t>
      </w:r>
    </w:p>
    <w:tbl>
      <w:tblPr>
        <w:tblStyle w:val="af1"/>
        <w:tblW w:w="8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152"/>
        <w:gridCol w:w="1361"/>
        <w:gridCol w:w="1152"/>
        <w:gridCol w:w="1361"/>
        <w:gridCol w:w="1152"/>
        <w:gridCol w:w="1361"/>
      </w:tblGrid>
      <w:tr w:rsidR="009E2D3C" w:rsidRPr="00ED15DE" w14:paraId="45014DF5" w14:textId="77777777">
        <w:trPr>
          <w:jc w:val="center"/>
        </w:trPr>
        <w:tc>
          <w:tcPr>
            <w:tcW w:w="1152" w:type="dxa"/>
            <w:vMerge w:val="restart"/>
            <w:shd w:val="clear" w:color="auto" w:fill="D9D9D9"/>
            <w:vAlign w:val="center"/>
          </w:tcPr>
          <w:p w14:paraId="000001A0" w14:textId="77777777" w:rsidR="009E2D3C" w:rsidRPr="005010DE" w:rsidRDefault="00B855CF">
            <w:pPr>
              <w:jc w:val="center"/>
              <w:rPr>
                <w:b/>
                <w:szCs w:val="24"/>
              </w:rPr>
            </w:pPr>
            <w:r w:rsidRPr="005010DE">
              <w:rPr>
                <w:b/>
                <w:szCs w:val="24"/>
              </w:rPr>
              <w:t>Wind Speed Bin</w:t>
            </w:r>
          </w:p>
        </w:tc>
        <w:tc>
          <w:tcPr>
            <w:tcW w:w="2513" w:type="dxa"/>
            <w:gridSpan w:val="2"/>
            <w:shd w:val="clear" w:color="auto" w:fill="D9D9D9"/>
            <w:vAlign w:val="center"/>
          </w:tcPr>
          <w:p w14:paraId="000001A1" w14:textId="77777777" w:rsidR="009E2D3C" w:rsidRPr="004E6520" w:rsidRDefault="00B855CF">
            <w:pPr>
              <w:jc w:val="center"/>
              <w:rPr>
                <w:b/>
                <w:szCs w:val="24"/>
              </w:rPr>
            </w:pPr>
            <w:r w:rsidRPr="004E6520">
              <w:rPr>
                <w:b/>
                <w:szCs w:val="24"/>
              </w:rPr>
              <w:t>Cup2Cup</w:t>
            </w:r>
          </w:p>
        </w:tc>
        <w:tc>
          <w:tcPr>
            <w:tcW w:w="2513" w:type="dxa"/>
            <w:gridSpan w:val="2"/>
            <w:shd w:val="clear" w:color="auto" w:fill="D9D9D9"/>
            <w:vAlign w:val="center"/>
          </w:tcPr>
          <w:p w14:paraId="000001A3" w14:textId="77777777" w:rsidR="009E2D3C" w:rsidRPr="00FA6E6E" w:rsidRDefault="00B855CF">
            <w:pPr>
              <w:jc w:val="center"/>
              <w:rPr>
                <w:b/>
                <w:szCs w:val="24"/>
              </w:rPr>
            </w:pPr>
            <w:r w:rsidRPr="008E3002">
              <w:rPr>
                <w:b/>
                <w:szCs w:val="24"/>
              </w:rPr>
              <w:t>Lidar2Cup</w:t>
            </w:r>
          </w:p>
        </w:tc>
        <w:tc>
          <w:tcPr>
            <w:tcW w:w="2513" w:type="dxa"/>
            <w:gridSpan w:val="2"/>
            <w:shd w:val="clear" w:color="auto" w:fill="D9D9D9"/>
            <w:vAlign w:val="center"/>
          </w:tcPr>
          <w:p w14:paraId="000001A5" w14:textId="77777777" w:rsidR="009E2D3C" w:rsidRPr="00FA6E6E" w:rsidRDefault="00B855CF">
            <w:pPr>
              <w:jc w:val="center"/>
              <w:rPr>
                <w:b/>
                <w:szCs w:val="24"/>
              </w:rPr>
            </w:pPr>
            <w:r w:rsidRPr="00FA6E6E">
              <w:rPr>
                <w:b/>
                <w:szCs w:val="24"/>
              </w:rPr>
              <w:t>Sodar2Cup</w:t>
            </w:r>
          </w:p>
        </w:tc>
      </w:tr>
      <w:tr w:rsidR="009E2D3C" w:rsidRPr="00ED15DE" w14:paraId="5E189621" w14:textId="77777777">
        <w:trPr>
          <w:jc w:val="center"/>
        </w:trPr>
        <w:tc>
          <w:tcPr>
            <w:tcW w:w="1152" w:type="dxa"/>
            <w:vMerge/>
            <w:shd w:val="clear" w:color="auto" w:fill="D9D9D9"/>
            <w:vAlign w:val="center"/>
          </w:tcPr>
          <w:p w14:paraId="000001A7" w14:textId="77777777" w:rsidR="009E2D3C" w:rsidRPr="00ED15DE" w:rsidRDefault="009E2D3C">
            <w:pPr>
              <w:widowControl w:val="0"/>
              <w:pBdr>
                <w:top w:val="nil"/>
                <w:left w:val="nil"/>
                <w:bottom w:val="nil"/>
                <w:right w:val="nil"/>
                <w:between w:val="nil"/>
              </w:pBdr>
              <w:spacing w:line="276" w:lineRule="auto"/>
              <w:rPr>
                <w:b/>
                <w:szCs w:val="24"/>
              </w:rPr>
            </w:pPr>
          </w:p>
        </w:tc>
        <w:tc>
          <w:tcPr>
            <w:tcW w:w="1152" w:type="dxa"/>
            <w:shd w:val="clear" w:color="auto" w:fill="D9D9D9"/>
            <w:vAlign w:val="center"/>
          </w:tcPr>
          <w:p w14:paraId="000001A8"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1A9" w14:textId="77777777" w:rsidR="009E2D3C" w:rsidRPr="00ED15DE" w:rsidRDefault="00B855CF">
            <w:pPr>
              <w:jc w:val="center"/>
              <w:rPr>
                <w:b/>
                <w:szCs w:val="24"/>
              </w:rPr>
            </w:pPr>
            <w:r w:rsidRPr="00ED15DE">
              <w:rPr>
                <w:b/>
                <w:szCs w:val="24"/>
              </w:rPr>
              <w:t>Aggregated TI MBE</w:t>
            </w:r>
          </w:p>
        </w:tc>
        <w:tc>
          <w:tcPr>
            <w:tcW w:w="1152" w:type="dxa"/>
            <w:shd w:val="clear" w:color="auto" w:fill="D9D9D9"/>
            <w:vAlign w:val="center"/>
          </w:tcPr>
          <w:p w14:paraId="000001AA"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1AB" w14:textId="77777777" w:rsidR="009E2D3C" w:rsidRPr="00ED15DE" w:rsidRDefault="00B855CF">
            <w:pPr>
              <w:jc w:val="center"/>
              <w:rPr>
                <w:b/>
                <w:szCs w:val="24"/>
              </w:rPr>
            </w:pPr>
            <w:r w:rsidRPr="00ED15DE">
              <w:rPr>
                <w:b/>
                <w:szCs w:val="24"/>
              </w:rPr>
              <w:t>Aggregated TI MBE</w:t>
            </w:r>
          </w:p>
        </w:tc>
        <w:tc>
          <w:tcPr>
            <w:tcW w:w="1152" w:type="dxa"/>
            <w:shd w:val="clear" w:color="auto" w:fill="D9D9D9"/>
            <w:vAlign w:val="center"/>
          </w:tcPr>
          <w:p w14:paraId="000001AC"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1AD" w14:textId="77777777" w:rsidR="009E2D3C" w:rsidRPr="00ED15DE" w:rsidRDefault="00B855CF">
            <w:pPr>
              <w:jc w:val="center"/>
              <w:rPr>
                <w:b/>
                <w:szCs w:val="24"/>
              </w:rPr>
            </w:pPr>
            <w:r w:rsidRPr="00ED15DE">
              <w:rPr>
                <w:b/>
                <w:szCs w:val="24"/>
              </w:rPr>
              <w:t>Aggregated TI MBE</w:t>
            </w:r>
          </w:p>
        </w:tc>
      </w:tr>
      <w:tr w:rsidR="009E2D3C" w:rsidRPr="00ED15DE" w14:paraId="70445FEE" w14:textId="77777777">
        <w:trPr>
          <w:jc w:val="center"/>
        </w:trPr>
        <w:tc>
          <w:tcPr>
            <w:tcW w:w="1152" w:type="dxa"/>
            <w:shd w:val="clear" w:color="auto" w:fill="D9D9D9"/>
            <w:vAlign w:val="center"/>
          </w:tcPr>
          <w:p w14:paraId="000001AE" w14:textId="77777777" w:rsidR="009E2D3C" w:rsidRPr="00ED15DE" w:rsidRDefault="00B855CF">
            <w:pPr>
              <w:jc w:val="center"/>
              <w:rPr>
                <w:b/>
                <w:szCs w:val="24"/>
              </w:rPr>
            </w:pPr>
            <w:r w:rsidRPr="00ED15DE">
              <w:rPr>
                <w:b/>
                <w:szCs w:val="24"/>
              </w:rPr>
              <w:t>[m/s]</w:t>
            </w:r>
          </w:p>
        </w:tc>
        <w:tc>
          <w:tcPr>
            <w:tcW w:w="1152" w:type="dxa"/>
            <w:shd w:val="clear" w:color="auto" w:fill="D9D9D9"/>
            <w:vAlign w:val="center"/>
          </w:tcPr>
          <w:p w14:paraId="000001AF"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1B0" w14:textId="77777777" w:rsidR="009E2D3C" w:rsidRPr="00ED15DE" w:rsidRDefault="00B855CF">
            <w:pPr>
              <w:jc w:val="center"/>
              <w:rPr>
                <w:b/>
                <w:szCs w:val="24"/>
              </w:rPr>
            </w:pPr>
            <w:r w:rsidRPr="00ED15DE">
              <w:rPr>
                <w:b/>
                <w:szCs w:val="24"/>
              </w:rPr>
              <w:t>[%]</w:t>
            </w:r>
          </w:p>
        </w:tc>
        <w:tc>
          <w:tcPr>
            <w:tcW w:w="1152" w:type="dxa"/>
            <w:shd w:val="clear" w:color="auto" w:fill="D9D9D9"/>
            <w:vAlign w:val="center"/>
          </w:tcPr>
          <w:p w14:paraId="000001B1"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1B2" w14:textId="77777777" w:rsidR="009E2D3C" w:rsidRPr="00ED15DE" w:rsidRDefault="00B855CF">
            <w:pPr>
              <w:jc w:val="center"/>
              <w:rPr>
                <w:b/>
                <w:szCs w:val="24"/>
              </w:rPr>
            </w:pPr>
            <w:r w:rsidRPr="00ED15DE">
              <w:rPr>
                <w:b/>
                <w:szCs w:val="24"/>
              </w:rPr>
              <w:t>[%]</w:t>
            </w:r>
          </w:p>
        </w:tc>
        <w:tc>
          <w:tcPr>
            <w:tcW w:w="1152" w:type="dxa"/>
            <w:shd w:val="clear" w:color="auto" w:fill="D9D9D9"/>
            <w:vAlign w:val="center"/>
          </w:tcPr>
          <w:p w14:paraId="000001B3"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1B4" w14:textId="77777777" w:rsidR="009E2D3C" w:rsidRPr="00ED15DE" w:rsidRDefault="00B855CF">
            <w:pPr>
              <w:jc w:val="center"/>
              <w:rPr>
                <w:b/>
                <w:szCs w:val="24"/>
              </w:rPr>
            </w:pPr>
            <w:r w:rsidRPr="00ED15DE">
              <w:rPr>
                <w:b/>
                <w:szCs w:val="24"/>
              </w:rPr>
              <w:t>[%]</w:t>
            </w:r>
          </w:p>
        </w:tc>
      </w:tr>
      <w:tr w:rsidR="009E2D3C" w:rsidRPr="00ED15DE" w14:paraId="0A21158A" w14:textId="77777777">
        <w:trPr>
          <w:jc w:val="center"/>
        </w:trPr>
        <w:tc>
          <w:tcPr>
            <w:tcW w:w="1152" w:type="dxa"/>
            <w:vAlign w:val="center"/>
          </w:tcPr>
          <w:p w14:paraId="000001B5" w14:textId="77777777" w:rsidR="009E2D3C" w:rsidRPr="00ED15DE" w:rsidRDefault="00B855CF">
            <w:pPr>
              <w:jc w:val="center"/>
              <w:rPr>
                <w:szCs w:val="24"/>
              </w:rPr>
            </w:pPr>
            <w:r w:rsidRPr="00ED15DE">
              <w:rPr>
                <w:szCs w:val="24"/>
              </w:rPr>
              <w:t>2.0</w:t>
            </w:r>
          </w:p>
        </w:tc>
        <w:tc>
          <w:tcPr>
            <w:tcW w:w="1152" w:type="dxa"/>
            <w:vAlign w:val="bottom"/>
          </w:tcPr>
          <w:p w14:paraId="000001B6" w14:textId="77777777" w:rsidR="009E2D3C" w:rsidRPr="00ED15DE" w:rsidRDefault="00B855CF">
            <w:pPr>
              <w:jc w:val="center"/>
              <w:rPr>
                <w:szCs w:val="24"/>
              </w:rPr>
            </w:pPr>
            <w:r w:rsidRPr="00ED15DE">
              <w:rPr>
                <w:szCs w:val="24"/>
              </w:rPr>
              <w:t>9</w:t>
            </w:r>
          </w:p>
        </w:tc>
        <w:tc>
          <w:tcPr>
            <w:tcW w:w="1361" w:type="dxa"/>
            <w:vAlign w:val="bottom"/>
          </w:tcPr>
          <w:p w14:paraId="000001B7" w14:textId="77777777" w:rsidR="009E2D3C" w:rsidRPr="00ED15DE" w:rsidRDefault="00B855CF">
            <w:pPr>
              <w:jc w:val="center"/>
              <w:rPr>
                <w:szCs w:val="24"/>
              </w:rPr>
            </w:pPr>
            <w:r w:rsidRPr="00ED15DE">
              <w:rPr>
                <w:szCs w:val="24"/>
              </w:rPr>
              <w:t>3.83</w:t>
            </w:r>
          </w:p>
        </w:tc>
        <w:tc>
          <w:tcPr>
            <w:tcW w:w="1152" w:type="dxa"/>
            <w:vAlign w:val="bottom"/>
          </w:tcPr>
          <w:p w14:paraId="000001B8" w14:textId="77777777" w:rsidR="009E2D3C" w:rsidRPr="00ED15DE" w:rsidRDefault="00B855CF">
            <w:pPr>
              <w:jc w:val="center"/>
              <w:rPr>
                <w:szCs w:val="24"/>
              </w:rPr>
            </w:pPr>
            <w:r w:rsidRPr="00ED15DE">
              <w:rPr>
                <w:szCs w:val="24"/>
              </w:rPr>
              <w:t>10</w:t>
            </w:r>
          </w:p>
        </w:tc>
        <w:tc>
          <w:tcPr>
            <w:tcW w:w="1361" w:type="dxa"/>
            <w:vAlign w:val="bottom"/>
          </w:tcPr>
          <w:p w14:paraId="000001B9" w14:textId="77777777" w:rsidR="009E2D3C" w:rsidRPr="00ED15DE" w:rsidRDefault="00B855CF">
            <w:pPr>
              <w:jc w:val="center"/>
              <w:rPr>
                <w:szCs w:val="24"/>
              </w:rPr>
            </w:pPr>
            <w:r w:rsidRPr="00ED15DE">
              <w:rPr>
                <w:szCs w:val="24"/>
              </w:rPr>
              <w:t>9.08</w:t>
            </w:r>
          </w:p>
        </w:tc>
        <w:tc>
          <w:tcPr>
            <w:tcW w:w="1152" w:type="dxa"/>
            <w:vAlign w:val="center"/>
          </w:tcPr>
          <w:p w14:paraId="000001BA" w14:textId="77777777" w:rsidR="009E2D3C" w:rsidRPr="00ED15DE" w:rsidRDefault="00B855CF">
            <w:pPr>
              <w:jc w:val="center"/>
              <w:rPr>
                <w:szCs w:val="24"/>
              </w:rPr>
            </w:pPr>
            <w:r w:rsidRPr="00ED15DE">
              <w:rPr>
                <w:szCs w:val="24"/>
              </w:rPr>
              <w:t>--</w:t>
            </w:r>
          </w:p>
        </w:tc>
        <w:tc>
          <w:tcPr>
            <w:tcW w:w="1361" w:type="dxa"/>
            <w:vAlign w:val="center"/>
          </w:tcPr>
          <w:p w14:paraId="000001BB" w14:textId="77777777" w:rsidR="009E2D3C" w:rsidRPr="00ED15DE" w:rsidRDefault="00B855CF">
            <w:pPr>
              <w:jc w:val="center"/>
              <w:rPr>
                <w:szCs w:val="24"/>
              </w:rPr>
            </w:pPr>
            <w:r w:rsidRPr="00ED15DE">
              <w:rPr>
                <w:szCs w:val="24"/>
              </w:rPr>
              <w:t>--</w:t>
            </w:r>
          </w:p>
        </w:tc>
      </w:tr>
      <w:tr w:rsidR="009E2D3C" w:rsidRPr="00ED15DE" w14:paraId="32440E26" w14:textId="77777777">
        <w:trPr>
          <w:jc w:val="center"/>
        </w:trPr>
        <w:tc>
          <w:tcPr>
            <w:tcW w:w="1152" w:type="dxa"/>
            <w:vAlign w:val="center"/>
          </w:tcPr>
          <w:p w14:paraId="000001BC" w14:textId="77777777" w:rsidR="009E2D3C" w:rsidRPr="00ED15DE" w:rsidRDefault="00B855CF">
            <w:pPr>
              <w:jc w:val="center"/>
              <w:rPr>
                <w:szCs w:val="24"/>
              </w:rPr>
            </w:pPr>
            <w:r w:rsidRPr="00ED15DE">
              <w:rPr>
                <w:szCs w:val="24"/>
              </w:rPr>
              <w:t>2.5</w:t>
            </w:r>
          </w:p>
        </w:tc>
        <w:tc>
          <w:tcPr>
            <w:tcW w:w="1152" w:type="dxa"/>
            <w:vAlign w:val="bottom"/>
          </w:tcPr>
          <w:p w14:paraId="000001BD" w14:textId="77777777" w:rsidR="009E2D3C" w:rsidRPr="00ED15DE" w:rsidRDefault="00B855CF">
            <w:pPr>
              <w:jc w:val="center"/>
              <w:rPr>
                <w:szCs w:val="24"/>
              </w:rPr>
            </w:pPr>
            <w:r w:rsidRPr="00ED15DE">
              <w:rPr>
                <w:szCs w:val="24"/>
              </w:rPr>
              <w:t>15</w:t>
            </w:r>
          </w:p>
        </w:tc>
        <w:tc>
          <w:tcPr>
            <w:tcW w:w="1361" w:type="dxa"/>
            <w:vAlign w:val="bottom"/>
          </w:tcPr>
          <w:p w14:paraId="000001BE" w14:textId="77777777" w:rsidR="009E2D3C" w:rsidRPr="00ED15DE" w:rsidRDefault="00B855CF">
            <w:pPr>
              <w:jc w:val="center"/>
              <w:rPr>
                <w:szCs w:val="24"/>
              </w:rPr>
            </w:pPr>
            <w:r w:rsidRPr="00ED15DE">
              <w:rPr>
                <w:szCs w:val="24"/>
              </w:rPr>
              <w:t>2.26</w:t>
            </w:r>
          </w:p>
        </w:tc>
        <w:tc>
          <w:tcPr>
            <w:tcW w:w="1152" w:type="dxa"/>
            <w:vAlign w:val="bottom"/>
          </w:tcPr>
          <w:p w14:paraId="000001BF" w14:textId="77777777" w:rsidR="009E2D3C" w:rsidRPr="00ED15DE" w:rsidRDefault="00B855CF">
            <w:pPr>
              <w:jc w:val="center"/>
              <w:rPr>
                <w:szCs w:val="24"/>
              </w:rPr>
            </w:pPr>
            <w:r w:rsidRPr="00ED15DE">
              <w:rPr>
                <w:szCs w:val="24"/>
              </w:rPr>
              <w:t>14</w:t>
            </w:r>
          </w:p>
        </w:tc>
        <w:tc>
          <w:tcPr>
            <w:tcW w:w="1361" w:type="dxa"/>
            <w:vAlign w:val="bottom"/>
          </w:tcPr>
          <w:p w14:paraId="000001C0" w14:textId="77777777" w:rsidR="009E2D3C" w:rsidRPr="00ED15DE" w:rsidRDefault="00B855CF">
            <w:pPr>
              <w:jc w:val="center"/>
              <w:rPr>
                <w:szCs w:val="24"/>
              </w:rPr>
            </w:pPr>
            <w:r w:rsidRPr="00ED15DE">
              <w:rPr>
                <w:szCs w:val="24"/>
              </w:rPr>
              <w:t>8.37</w:t>
            </w:r>
          </w:p>
        </w:tc>
        <w:tc>
          <w:tcPr>
            <w:tcW w:w="1152" w:type="dxa"/>
            <w:vAlign w:val="bottom"/>
          </w:tcPr>
          <w:p w14:paraId="000001C1" w14:textId="77777777" w:rsidR="009E2D3C" w:rsidRPr="00ED15DE" w:rsidRDefault="00B855CF">
            <w:pPr>
              <w:jc w:val="center"/>
              <w:rPr>
                <w:szCs w:val="24"/>
              </w:rPr>
            </w:pPr>
            <w:r w:rsidRPr="00ED15DE">
              <w:rPr>
                <w:szCs w:val="24"/>
              </w:rPr>
              <w:t>2</w:t>
            </w:r>
          </w:p>
        </w:tc>
        <w:tc>
          <w:tcPr>
            <w:tcW w:w="1361" w:type="dxa"/>
            <w:vAlign w:val="bottom"/>
          </w:tcPr>
          <w:p w14:paraId="000001C2" w14:textId="77777777" w:rsidR="009E2D3C" w:rsidRPr="00ED15DE" w:rsidRDefault="00B855CF">
            <w:pPr>
              <w:jc w:val="center"/>
              <w:rPr>
                <w:szCs w:val="24"/>
              </w:rPr>
            </w:pPr>
            <w:r w:rsidRPr="00ED15DE">
              <w:rPr>
                <w:szCs w:val="24"/>
              </w:rPr>
              <w:t>19.52</w:t>
            </w:r>
          </w:p>
        </w:tc>
      </w:tr>
      <w:tr w:rsidR="009E2D3C" w:rsidRPr="00ED15DE" w14:paraId="77DF986D" w14:textId="77777777">
        <w:trPr>
          <w:jc w:val="center"/>
        </w:trPr>
        <w:tc>
          <w:tcPr>
            <w:tcW w:w="1152" w:type="dxa"/>
            <w:vAlign w:val="center"/>
          </w:tcPr>
          <w:p w14:paraId="000001C3" w14:textId="77777777" w:rsidR="009E2D3C" w:rsidRPr="00ED15DE" w:rsidRDefault="00B855CF">
            <w:pPr>
              <w:jc w:val="center"/>
              <w:rPr>
                <w:szCs w:val="24"/>
              </w:rPr>
            </w:pPr>
            <w:r w:rsidRPr="00ED15DE">
              <w:rPr>
                <w:szCs w:val="24"/>
              </w:rPr>
              <w:t>3.0</w:t>
            </w:r>
          </w:p>
        </w:tc>
        <w:tc>
          <w:tcPr>
            <w:tcW w:w="1152" w:type="dxa"/>
            <w:vAlign w:val="bottom"/>
          </w:tcPr>
          <w:p w14:paraId="000001C4" w14:textId="77777777" w:rsidR="009E2D3C" w:rsidRPr="00ED15DE" w:rsidRDefault="00B855CF">
            <w:pPr>
              <w:jc w:val="center"/>
              <w:rPr>
                <w:szCs w:val="24"/>
              </w:rPr>
            </w:pPr>
            <w:r w:rsidRPr="00ED15DE">
              <w:rPr>
                <w:szCs w:val="24"/>
              </w:rPr>
              <w:t>18</w:t>
            </w:r>
          </w:p>
        </w:tc>
        <w:tc>
          <w:tcPr>
            <w:tcW w:w="1361" w:type="dxa"/>
            <w:vAlign w:val="bottom"/>
          </w:tcPr>
          <w:p w14:paraId="000001C5" w14:textId="77777777" w:rsidR="009E2D3C" w:rsidRPr="00ED15DE" w:rsidRDefault="00B855CF">
            <w:pPr>
              <w:jc w:val="center"/>
              <w:rPr>
                <w:szCs w:val="24"/>
              </w:rPr>
            </w:pPr>
            <w:r w:rsidRPr="00ED15DE">
              <w:rPr>
                <w:szCs w:val="24"/>
              </w:rPr>
              <w:t>1.68</w:t>
            </w:r>
          </w:p>
        </w:tc>
        <w:tc>
          <w:tcPr>
            <w:tcW w:w="1152" w:type="dxa"/>
            <w:vAlign w:val="bottom"/>
          </w:tcPr>
          <w:p w14:paraId="000001C6" w14:textId="77777777" w:rsidR="009E2D3C" w:rsidRPr="00ED15DE" w:rsidRDefault="00B855CF">
            <w:pPr>
              <w:jc w:val="center"/>
              <w:rPr>
                <w:szCs w:val="24"/>
              </w:rPr>
            </w:pPr>
            <w:r w:rsidRPr="00ED15DE">
              <w:rPr>
                <w:szCs w:val="24"/>
              </w:rPr>
              <w:t>16</w:t>
            </w:r>
          </w:p>
        </w:tc>
        <w:tc>
          <w:tcPr>
            <w:tcW w:w="1361" w:type="dxa"/>
            <w:vAlign w:val="bottom"/>
          </w:tcPr>
          <w:p w14:paraId="000001C7" w14:textId="77777777" w:rsidR="009E2D3C" w:rsidRPr="00ED15DE" w:rsidRDefault="00B855CF">
            <w:pPr>
              <w:jc w:val="center"/>
              <w:rPr>
                <w:szCs w:val="24"/>
              </w:rPr>
            </w:pPr>
            <w:r w:rsidRPr="00ED15DE">
              <w:rPr>
                <w:szCs w:val="24"/>
              </w:rPr>
              <w:t>7.82</w:t>
            </w:r>
          </w:p>
        </w:tc>
        <w:tc>
          <w:tcPr>
            <w:tcW w:w="1152" w:type="dxa"/>
            <w:vAlign w:val="bottom"/>
          </w:tcPr>
          <w:p w14:paraId="000001C8" w14:textId="77777777" w:rsidR="009E2D3C" w:rsidRPr="00ED15DE" w:rsidRDefault="00B855CF">
            <w:pPr>
              <w:jc w:val="center"/>
              <w:rPr>
                <w:szCs w:val="24"/>
              </w:rPr>
            </w:pPr>
            <w:r w:rsidRPr="00ED15DE">
              <w:rPr>
                <w:szCs w:val="24"/>
              </w:rPr>
              <w:t>3</w:t>
            </w:r>
          </w:p>
        </w:tc>
        <w:tc>
          <w:tcPr>
            <w:tcW w:w="1361" w:type="dxa"/>
            <w:vAlign w:val="bottom"/>
          </w:tcPr>
          <w:p w14:paraId="000001C9" w14:textId="77777777" w:rsidR="009E2D3C" w:rsidRPr="00ED15DE" w:rsidRDefault="00B855CF">
            <w:pPr>
              <w:jc w:val="center"/>
              <w:rPr>
                <w:szCs w:val="24"/>
              </w:rPr>
            </w:pPr>
            <w:r w:rsidRPr="00ED15DE">
              <w:rPr>
                <w:szCs w:val="24"/>
              </w:rPr>
              <w:t>13.23</w:t>
            </w:r>
          </w:p>
        </w:tc>
      </w:tr>
      <w:tr w:rsidR="009E2D3C" w:rsidRPr="00ED15DE" w14:paraId="57E77885" w14:textId="77777777">
        <w:trPr>
          <w:jc w:val="center"/>
        </w:trPr>
        <w:tc>
          <w:tcPr>
            <w:tcW w:w="1152" w:type="dxa"/>
            <w:vAlign w:val="center"/>
          </w:tcPr>
          <w:p w14:paraId="000001CA" w14:textId="77777777" w:rsidR="009E2D3C" w:rsidRPr="00ED15DE" w:rsidRDefault="00B855CF">
            <w:pPr>
              <w:jc w:val="center"/>
              <w:rPr>
                <w:szCs w:val="24"/>
              </w:rPr>
            </w:pPr>
            <w:r w:rsidRPr="00ED15DE">
              <w:rPr>
                <w:szCs w:val="24"/>
              </w:rPr>
              <w:t>3.5</w:t>
            </w:r>
          </w:p>
        </w:tc>
        <w:tc>
          <w:tcPr>
            <w:tcW w:w="1152" w:type="dxa"/>
            <w:vAlign w:val="bottom"/>
          </w:tcPr>
          <w:p w14:paraId="000001CB" w14:textId="77777777" w:rsidR="009E2D3C" w:rsidRPr="00ED15DE" w:rsidRDefault="00B855CF">
            <w:pPr>
              <w:jc w:val="center"/>
              <w:rPr>
                <w:szCs w:val="24"/>
              </w:rPr>
            </w:pPr>
            <w:r w:rsidRPr="00ED15DE">
              <w:rPr>
                <w:szCs w:val="24"/>
              </w:rPr>
              <w:t>24</w:t>
            </w:r>
          </w:p>
        </w:tc>
        <w:tc>
          <w:tcPr>
            <w:tcW w:w="1361" w:type="dxa"/>
            <w:vAlign w:val="bottom"/>
          </w:tcPr>
          <w:p w14:paraId="000001CC" w14:textId="77777777" w:rsidR="009E2D3C" w:rsidRPr="00ED15DE" w:rsidRDefault="00B855CF">
            <w:pPr>
              <w:jc w:val="center"/>
              <w:rPr>
                <w:szCs w:val="24"/>
              </w:rPr>
            </w:pPr>
            <w:r w:rsidRPr="00ED15DE">
              <w:rPr>
                <w:szCs w:val="24"/>
              </w:rPr>
              <w:t>1.43</w:t>
            </w:r>
          </w:p>
        </w:tc>
        <w:tc>
          <w:tcPr>
            <w:tcW w:w="1152" w:type="dxa"/>
            <w:vAlign w:val="bottom"/>
          </w:tcPr>
          <w:p w14:paraId="000001CD" w14:textId="77777777" w:rsidR="009E2D3C" w:rsidRPr="00ED15DE" w:rsidRDefault="00B855CF">
            <w:pPr>
              <w:jc w:val="center"/>
              <w:rPr>
                <w:szCs w:val="24"/>
              </w:rPr>
            </w:pPr>
            <w:r w:rsidRPr="00ED15DE">
              <w:rPr>
                <w:szCs w:val="24"/>
              </w:rPr>
              <w:t>23</w:t>
            </w:r>
          </w:p>
        </w:tc>
        <w:tc>
          <w:tcPr>
            <w:tcW w:w="1361" w:type="dxa"/>
            <w:vAlign w:val="bottom"/>
          </w:tcPr>
          <w:p w14:paraId="000001CE" w14:textId="77777777" w:rsidR="009E2D3C" w:rsidRPr="00ED15DE" w:rsidRDefault="00B855CF">
            <w:pPr>
              <w:jc w:val="center"/>
              <w:rPr>
                <w:szCs w:val="24"/>
              </w:rPr>
            </w:pPr>
            <w:r w:rsidRPr="00ED15DE">
              <w:rPr>
                <w:szCs w:val="24"/>
              </w:rPr>
              <w:t>6.56</w:t>
            </w:r>
          </w:p>
        </w:tc>
        <w:tc>
          <w:tcPr>
            <w:tcW w:w="1152" w:type="dxa"/>
            <w:vAlign w:val="bottom"/>
          </w:tcPr>
          <w:p w14:paraId="000001CF" w14:textId="77777777" w:rsidR="009E2D3C" w:rsidRPr="00ED15DE" w:rsidRDefault="00B855CF">
            <w:pPr>
              <w:jc w:val="center"/>
              <w:rPr>
                <w:szCs w:val="24"/>
              </w:rPr>
            </w:pPr>
            <w:r w:rsidRPr="00ED15DE">
              <w:rPr>
                <w:szCs w:val="24"/>
              </w:rPr>
              <w:t>3</w:t>
            </w:r>
          </w:p>
        </w:tc>
        <w:tc>
          <w:tcPr>
            <w:tcW w:w="1361" w:type="dxa"/>
            <w:vAlign w:val="bottom"/>
          </w:tcPr>
          <w:p w14:paraId="000001D0" w14:textId="77777777" w:rsidR="009E2D3C" w:rsidRPr="00ED15DE" w:rsidRDefault="00B855CF">
            <w:pPr>
              <w:jc w:val="center"/>
              <w:rPr>
                <w:szCs w:val="24"/>
              </w:rPr>
            </w:pPr>
            <w:r w:rsidRPr="00ED15DE">
              <w:rPr>
                <w:szCs w:val="24"/>
              </w:rPr>
              <w:t>12.08</w:t>
            </w:r>
          </w:p>
        </w:tc>
      </w:tr>
      <w:tr w:rsidR="009E2D3C" w:rsidRPr="00ED15DE" w14:paraId="660767F2" w14:textId="77777777">
        <w:trPr>
          <w:jc w:val="center"/>
        </w:trPr>
        <w:tc>
          <w:tcPr>
            <w:tcW w:w="1152" w:type="dxa"/>
            <w:vAlign w:val="center"/>
          </w:tcPr>
          <w:p w14:paraId="000001D1" w14:textId="77777777" w:rsidR="009E2D3C" w:rsidRPr="00ED15DE" w:rsidRDefault="00B855CF">
            <w:pPr>
              <w:jc w:val="center"/>
              <w:rPr>
                <w:szCs w:val="24"/>
              </w:rPr>
            </w:pPr>
            <w:r w:rsidRPr="00ED15DE">
              <w:rPr>
                <w:szCs w:val="24"/>
              </w:rPr>
              <w:t>4.0</w:t>
            </w:r>
          </w:p>
        </w:tc>
        <w:tc>
          <w:tcPr>
            <w:tcW w:w="1152" w:type="dxa"/>
            <w:vAlign w:val="bottom"/>
          </w:tcPr>
          <w:p w14:paraId="000001D2" w14:textId="77777777" w:rsidR="009E2D3C" w:rsidRPr="00ED15DE" w:rsidRDefault="00B855CF">
            <w:pPr>
              <w:jc w:val="center"/>
              <w:rPr>
                <w:szCs w:val="24"/>
              </w:rPr>
            </w:pPr>
            <w:r w:rsidRPr="00ED15DE">
              <w:rPr>
                <w:szCs w:val="24"/>
              </w:rPr>
              <w:t>24</w:t>
            </w:r>
          </w:p>
        </w:tc>
        <w:tc>
          <w:tcPr>
            <w:tcW w:w="1361" w:type="dxa"/>
            <w:vAlign w:val="bottom"/>
          </w:tcPr>
          <w:p w14:paraId="000001D3" w14:textId="77777777" w:rsidR="009E2D3C" w:rsidRPr="00ED15DE" w:rsidRDefault="00B855CF">
            <w:pPr>
              <w:jc w:val="center"/>
              <w:rPr>
                <w:szCs w:val="24"/>
              </w:rPr>
            </w:pPr>
            <w:r w:rsidRPr="00ED15DE">
              <w:rPr>
                <w:szCs w:val="24"/>
              </w:rPr>
              <w:t>1.23</w:t>
            </w:r>
          </w:p>
        </w:tc>
        <w:tc>
          <w:tcPr>
            <w:tcW w:w="1152" w:type="dxa"/>
            <w:vAlign w:val="bottom"/>
          </w:tcPr>
          <w:p w14:paraId="000001D4" w14:textId="77777777" w:rsidR="009E2D3C" w:rsidRPr="00ED15DE" w:rsidRDefault="00B855CF">
            <w:pPr>
              <w:jc w:val="center"/>
              <w:rPr>
                <w:szCs w:val="24"/>
              </w:rPr>
            </w:pPr>
            <w:r w:rsidRPr="00ED15DE">
              <w:rPr>
                <w:szCs w:val="24"/>
              </w:rPr>
              <w:t>23</w:t>
            </w:r>
          </w:p>
        </w:tc>
        <w:tc>
          <w:tcPr>
            <w:tcW w:w="1361" w:type="dxa"/>
            <w:vAlign w:val="bottom"/>
          </w:tcPr>
          <w:p w14:paraId="000001D5" w14:textId="77777777" w:rsidR="009E2D3C" w:rsidRPr="00ED15DE" w:rsidRDefault="00B855CF">
            <w:pPr>
              <w:jc w:val="center"/>
              <w:rPr>
                <w:szCs w:val="24"/>
              </w:rPr>
            </w:pPr>
            <w:r w:rsidRPr="00ED15DE">
              <w:rPr>
                <w:szCs w:val="24"/>
              </w:rPr>
              <w:t>5.77</w:t>
            </w:r>
          </w:p>
        </w:tc>
        <w:tc>
          <w:tcPr>
            <w:tcW w:w="1152" w:type="dxa"/>
            <w:vAlign w:val="bottom"/>
          </w:tcPr>
          <w:p w14:paraId="000001D6" w14:textId="77777777" w:rsidR="009E2D3C" w:rsidRPr="00ED15DE" w:rsidRDefault="00B855CF">
            <w:pPr>
              <w:jc w:val="center"/>
              <w:rPr>
                <w:szCs w:val="24"/>
              </w:rPr>
            </w:pPr>
            <w:r w:rsidRPr="00ED15DE">
              <w:rPr>
                <w:szCs w:val="24"/>
              </w:rPr>
              <w:t>3</w:t>
            </w:r>
          </w:p>
        </w:tc>
        <w:tc>
          <w:tcPr>
            <w:tcW w:w="1361" w:type="dxa"/>
            <w:vAlign w:val="bottom"/>
          </w:tcPr>
          <w:p w14:paraId="000001D7" w14:textId="77777777" w:rsidR="009E2D3C" w:rsidRPr="00ED15DE" w:rsidRDefault="00B855CF">
            <w:pPr>
              <w:jc w:val="center"/>
              <w:rPr>
                <w:szCs w:val="24"/>
              </w:rPr>
            </w:pPr>
            <w:r w:rsidRPr="00ED15DE">
              <w:rPr>
                <w:szCs w:val="24"/>
              </w:rPr>
              <w:t>12.59</w:t>
            </w:r>
          </w:p>
        </w:tc>
      </w:tr>
      <w:tr w:rsidR="009E2D3C" w:rsidRPr="00ED15DE" w14:paraId="452BA2C1" w14:textId="77777777">
        <w:trPr>
          <w:jc w:val="center"/>
        </w:trPr>
        <w:tc>
          <w:tcPr>
            <w:tcW w:w="1152" w:type="dxa"/>
            <w:vAlign w:val="center"/>
          </w:tcPr>
          <w:p w14:paraId="000001D8" w14:textId="77777777" w:rsidR="009E2D3C" w:rsidRPr="00ED15DE" w:rsidRDefault="00B855CF">
            <w:pPr>
              <w:jc w:val="center"/>
              <w:rPr>
                <w:szCs w:val="24"/>
              </w:rPr>
            </w:pPr>
            <w:r w:rsidRPr="00ED15DE">
              <w:rPr>
                <w:szCs w:val="24"/>
              </w:rPr>
              <w:t>4.5</w:t>
            </w:r>
          </w:p>
        </w:tc>
        <w:tc>
          <w:tcPr>
            <w:tcW w:w="1152" w:type="dxa"/>
            <w:vAlign w:val="bottom"/>
          </w:tcPr>
          <w:p w14:paraId="000001D9" w14:textId="77777777" w:rsidR="009E2D3C" w:rsidRPr="00ED15DE" w:rsidRDefault="00B855CF">
            <w:pPr>
              <w:jc w:val="center"/>
              <w:rPr>
                <w:szCs w:val="24"/>
              </w:rPr>
            </w:pPr>
            <w:r w:rsidRPr="00ED15DE">
              <w:rPr>
                <w:szCs w:val="24"/>
              </w:rPr>
              <w:t>24</w:t>
            </w:r>
          </w:p>
        </w:tc>
        <w:tc>
          <w:tcPr>
            <w:tcW w:w="1361" w:type="dxa"/>
            <w:vAlign w:val="bottom"/>
          </w:tcPr>
          <w:p w14:paraId="000001DA" w14:textId="77777777" w:rsidR="009E2D3C" w:rsidRPr="00ED15DE" w:rsidRDefault="00B855CF">
            <w:pPr>
              <w:jc w:val="center"/>
              <w:rPr>
                <w:szCs w:val="24"/>
              </w:rPr>
            </w:pPr>
            <w:r w:rsidRPr="00ED15DE">
              <w:rPr>
                <w:szCs w:val="24"/>
              </w:rPr>
              <w:t>1.00</w:t>
            </w:r>
          </w:p>
        </w:tc>
        <w:tc>
          <w:tcPr>
            <w:tcW w:w="1152" w:type="dxa"/>
            <w:vAlign w:val="bottom"/>
          </w:tcPr>
          <w:p w14:paraId="000001DB" w14:textId="77777777" w:rsidR="009E2D3C" w:rsidRPr="00ED15DE" w:rsidRDefault="00B855CF">
            <w:pPr>
              <w:jc w:val="center"/>
              <w:rPr>
                <w:szCs w:val="24"/>
              </w:rPr>
            </w:pPr>
            <w:r w:rsidRPr="00ED15DE">
              <w:rPr>
                <w:szCs w:val="24"/>
              </w:rPr>
              <w:t>23</w:t>
            </w:r>
          </w:p>
        </w:tc>
        <w:tc>
          <w:tcPr>
            <w:tcW w:w="1361" w:type="dxa"/>
            <w:vAlign w:val="bottom"/>
          </w:tcPr>
          <w:p w14:paraId="000001DC" w14:textId="77777777" w:rsidR="009E2D3C" w:rsidRPr="00ED15DE" w:rsidRDefault="00B855CF">
            <w:pPr>
              <w:jc w:val="center"/>
              <w:rPr>
                <w:szCs w:val="24"/>
              </w:rPr>
            </w:pPr>
            <w:r w:rsidRPr="00ED15DE">
              <w:rPr>
                <w:szCs w:val="24"/>
              </w:rPr>
              <w:t>5.05</w:t>
            </w:r>
          </w:p>
        </w:tc>
        <w:tc>
          <w:tcPr>
            <w:tcW w:w="1152" w:type="dxa"/>
            <w:vAlign w:val="bottom"/>
          </w:tcPr>
          <w:p w14:paraId="000001DD" w14:textId="77777777" w:rsidR="009E2D3C" w:rsidRPr="00ED15DE" w:rsidRDefault="00B855CF">
            <w:pPr>
              <w:jc w:val="center"/>
              <w:rPr>
                <w:szCs w:val="24"/>
              </w:rPr>
            </w:pPr>
            <w:r w:rsidRPr="00ED15DE">
              <w:rPr>
                <w:szCs w:val="24"/>
              </w:rPr>
              <w:t>3</w:t>
            </w:r>
          </w:p>
        </w:tc>
        <w:tc>
          <w:tcPr>
            <w:tcW w:w="1361" w:type="dxa"/>
            <w:vAlign w:val="bottom"/>
          </w:tcPr>
          <w:p w14:paraId="000001DE" w14:textId="77777777" w:rsidR="009E2D3C" w:rsidRPr="00ED15DE" w:rsidRDefault="00B855CF">
            <w:pPr>
              <w:jc w:val="center"/>
              <w:rPr>
                <w:szCs w:val="24"/>
              </w:rPr>
            </w:pPr>
            <w:r w:rsidRPr="00ED15DE">
              <w:rPr>
                <w:szCs w:val="24"/>
              </w:rPr>
              <w:t>9.72</w:t>
            </w:r>
          </w:p>
        </w:tc>
      </w:tr>
      <w:tr w:rsidR="009E2D3C" w:rsidRPr="00ED15DE" w14:paraId="360F98E9" w14:textId="77777777">
        <w:trPr>
          <w:jc w:val="center"/>
        </w:trPr>
        <w:tc>
          <w:tcPr>
            <w:tcW w:w="1152" w:type="dxa"/>
            <w:vAlign w:val="center"/>
          </w:tcPr>
          <w:p w14:paraId="000001DF" w14:textId="77777777" w:rsidR="009E2D3C" w:rsidRPr="00ED15DE" w:rsidRDefault="00B855CF">
            <w:pPr>
              <w:jc w:val="center"/>
              <w:rPr>
                <w:szCs w:val="24"/>
              </w:rPr>
            </w:pPr>
            <w:r w:rsidRPr="00ED15DE">
              <w:rPr>
                <w:szCs w:val="24"/>
              </w:rPr>
              <w:t>5.0</w:t>
            </w:r>
          </w:p>
        </w:tc>
        <w:tc>
          <w:tcPr>
            <w:tcW w:w="1152" w:type="dxa"/>
            <w:vAlign w:val="bottom"/>
          </w:tcPr>
          <w:p w14:paraId="000001E0" w14:textId="77777777" w:rsidR="009E2D3C" w:rsidRPr="00ED15DE" w:rsidRDefault="00B855CF">
            <w:pPr>
              <w:jc w:val="center"/>
              <w:rPr>
                <w:szCs w:val="24"/>
              </w:rPr>
            </w:pPr>
            <w:r w:rsidRPr="00ED15DE">
              <w:rPr>
                <w:szCs w:val="24"/>
              </w:rPr>
              <w:t>25</w:t>
            </w:r>
          </w:p>
        </w:tc>
        <w:tc>
          <w:tcPr>
            <w:tcW w:w="1361" w:type="dxa"/>
            <w:vAlign w:val="bottom"/>
          </w:tcPr>
          <w:p w14:paraId="000001E1" w14:textId="77777777" w:rsidR="009E2D3C" w:rsidRPr="00ED15DE" w:rsidRDefault="00B855CF">
            <w:pPr>
              <w:jc w:val="center"/>
              <w:rPr>
                <w:szCs w:val="24"/>
              </w:rPr>
            </w:pPr>
            <w:r w:rsidRPr="00ED15DE">
              <w:rPr>
                <w:szCs w:val="24"/>
              </w:rPr>
              <w:t>0.95</w:t>
            </w:r>
          </w:p>
        </w:tc>
        <w:tc>
          <w:tcPr>
            <w:tcW w:w="1152" w:type="dxa"/>
            <w:vAlign w:val="bottom"/>
          </w:tcPr>
          <w:p w14:paraId="000001E2" w14:textId="77777777" w:rsidR="009E2D3C" w:rsidRPr="00ED15DE" w:rsidRDefault="00B855CF">
            <w:pPr>
              <w:jc w:val="center"/>
              <w:rPr>
                <w:szCs w:val="24"/>
              </w:rPr>
            </w:pPr>
            <w:r w:rsidRPr="00ED15DE">
              <w:rPr>
                <w:szCs w:val="24"/>
              </w:rPr>
              <w:t>24</w:t>
            </w:r>
          </w:p>
        </w:tc>
        <w:tc>
          <w:tcPr>
            <w:tcW w:w="1361" w:type="dxa"/>
            <w:vAlign w:val="bottom"/>
          </w:tcPr>
          <w:p w14:paraId="000001E3" w14:textId="77777777" w:rsidR="009E2D3C" w:rsidRPr="00ED15DE" w:rsidRDefault="00B855CF">
            <w:pPr>
              <w:jc w:val="center"/>
              <w:rPr>
                <w:szCs w:val="24"/>
              </w:rPr>
            </w:pPr>
            <w:r w:rsidRPr="00ED15DE">
              <w:rPr>
                <w:szCs w:val="24"/>
              </w:rPr>
              <w:t>4.65</w:t>
            </w:r>
          </w:p>
        </w:tc>
        <w:tc>
          <w:tcPr>
            <w:tcW w:w="1152" w:type="dxa"/>
            <w:vAlign w:val="bottom"/>
          </w:tcPr>
          <w:p w14:paraId="000001E4" w14:textId="77777777" w:rsidR="009E2D3C" w:rsidRPr="00ED15DE" w:rsidRDefault="00B855CF">
            <w:pPr>
              <w:jc w:val="center"/>
              <w:rPr>
                <w:szCs w:val="24"/>
              </w:rPr>
            </w:pPr>
            <w:r w:rsidRPr="00ED15DE">
              <w:rPr>
                <w:szCs w:val="24"/>
              </w:rPr>
              <w:t>3</w:t>
            </w:r>
          </w:p>
        </w:tc>
        <w:tc>
          <w:tcPr>
            <w:tcW w:w="1361" w:type="dxa"/>
            <w:vAlign w:val="bottom"/>
          </w:tcPr>
          <w:p w14:paraId="000001E5" w14:textId="77777777" w:rsidR="009E2D3C" w:rsidRPr="00ED15DE" w:rsidRDefault="00B855CF">
            <w:pPr>
              <w:jc w:val="center"/>
              <w:rPr>
                <w:szCs w:val="24"/>
              </w:rPr>
            </w:pPr>
            <w:r w:rsidRPr="00ED15DE">
              <w:rPr>
                <w:szCs w:val="24"/>
              </w:rPr>
              <w:t>8.13</w:t>
            </w:r>
          </w:p>
        </w:tc>
      </w:tr>
      <w:tr w:rsidR="009E2D3C" w:rsidRPr="00ED15DE" w14:paraId="0F69F179" w14:textId="77777777">
        <w:trPr>
          <w:jc w:val="center"/>
        </w:trPr>
        <w:tc>
          <w:tcPr>
            <w:tcW w:w="1152" w:type="dxa"/>
            <w:vAlign w:val="center"/>
          </w:tcPr>
          <w:p w14:paraId="000001E6" w14:textId="77777777" w:rsidR="009E2D3C" w:rsidRPr="00ED15DE" w:rsidRDefault="00B855CF">
            <w:pPr>
              <w:jc w:val="center"/>
              <w:rPr>
                <w:szCs w:val="24"/>
              </w:rPr>
            </w:pPr>
            <w:r w:rsidRPr="00ED15DE">
              <w:rPr>
                <w:szCs w:val="24"/>
              </w:rPr>
              <w:t>5.5</w:t>
            </w:r>
          </w:p>
        </w:tc>
        <w:tc>
          <w:tcPr>
            <w:tcW w:w="1152" w:type="dxa"/>
            <w:vAlign w:val="bottom"/>
          </w:tcPr>
          <w:p w14:paraId="000001E7" w14:textId="77777777" w:rsidR="009E2D3C" w:rsidRPr="00ED15DE" w:rsidRDefault="00B855CF">
            <w:pPr>
              <w:jc w:val="center"/>
              <w:rPr>
                <w:szCs w:val="24"/>
              </w:rPr>
            </w:pPr>
            <w:r w:rsidRPr="00ED15DE">
              <w:rPr>
                <w:szCs w:val="24"/>
              </w:rPr>
              <w:t>27</w:t>
            </w:r>
          </w:p>
        </w:tc>
        <w:tc>
          <w:tcPr>
            <w:tcW w:w="1361" w:type="dxa"/>
            <w:vAlign w:val="bottom"/>
          </w:tcPr>
          <w:p w14:paraId="000001E8" w14:textId="77777777" w:rsidR="009E2D3C" w:rsidRPr="00ED15DE" w:rsidRDefault="00B855CF">
            <w:pPr>
              <w:jc w:val="center"/>
              <w:rPr>
                <w:szCs w:val="24"/>
              </w:rPr>
            </w:pPr>
            <w:r w:rsidRPr="00ED15DE">
              <w:rPr>
                <w:szCs w:val="24"/>
              </w:rPr>
              <w:t>0.87</w:t>
            </w:r>
          </w:p>
        </w:tc>
        <w:tc>
          <w:tcPr>
            <w:tcW w:w="1152" w:type="dxa"/>
            <w:vAlign w:val="bottom"/>
          </w:tcPr>
          <w:p w14:paraId="000001E9" w14:textId="77777777" w:rsidR="009E2D3C" w:rsidRPr="00ED15DE" w:rsidRDefault="00B855CF">
            <w:pPr>
              <w:jc w:val="center"/>
              <w:rPr>
                <w:szCs w:val="24"/>
              </w:rPr>
            </w:pPr>
            <w:r w:rsidRPr="00ED15DE">
              <w:rPr>
                <w:szCs w:val="24"/>
              </w:rPr>
              <w:t>26</w:t>
            </w:r>
          </w:p>
        </w:tc>
        <w:tc>
          <w:tcPr>
            <w:tcW w:w="1361" w:type="dxa"/>
            <w:vAlign w:val="bottom"/>
          </w:tcPr>
          <w:p w14:paraId="000001EA" w14:textId="77777777" w:rsidR="009E2D3C" w:rsidRPr="00ED15DE" w:rsidRDefault="00B855CF">
            <w:pPr>
              <w:jc w:val="center"/>
              <w:rPr>
                <w:szCs w:val="24"/>
              </w:rPr>
            </w:pPr>
            <w:r w:rsidRPr="00ED15DE">
              <w:rPr>
                <w:szCs w:val="24"/>
              </w:rPr>
              <w:t>4.01</w:t>
            </w:r>
          </w:p>
        </w:tc>
        <w:tc>
          <w:tcPr>
            <w:tcW w:w="1152" w:type="dxa"/>
            <w:vAlign w:val="bottom"/>
          </w:tcPr>
          <w:p w14:paraId="000001EB" w14:textId="77777777" w:rsidR="009E2D3C" w:rsidRPr="00ED15DE" w:rsidRDefault="00B855CF">
            <w:pPr>
              <w:jc w:val="center"/>
              <w:rPr>
                <w:szCs w:val="24"/>
              </w:rPr>
            </w:pPr>
            <w:r w:rsidRPr="00ED15DE">
              <w:rPr>
                <w:szCs w:val="24"/>
              </w:rPr>
              <w:t>3</w:t>
            </w:r>
          </w:p>
        </w:tc>
        <w:tc>
          <w:tcPr>
            <w:tcW w:w="1361" w:type="dxa"/>
            <w:vAlign w:val="bottom"/>
          </w:tcPr>
          <w:p w14:paraId="000001EC" w14:textId="77777777" w:rsidR="009E2D3C" w:rsidRPr="00ED15DE" w:rsidRDefault="00B855CF">
            <w:pPr>
              <w:jc w:val="center"/>
              <w:rPr>
                <w:szCs w:val="24"/>
              </w:rPr>
            </w:pPr>
            <w:r w:rsidRPr="00ED15DE">
              <w:rPr>
                <w:szCs w:val="24"/>
              </w:rPr>
              <w:t>8.63</w:t>
            </w:r>
          </w:p>
        </w:tc>
      </w:tr>
      <w:tr w:rsidR="009E2D3C" w:rsidRPr="00ED15DE" w14:paraId="6E6165BA" w14:textId="77777777">
        <w:trPr>
          <w:jc w:val="center"/>
        </w:trPr>
        <w:tc>
          <w:tcPr>
            <w:tcW w:w="1152" w:type="dxa"/>
            <w:vAlign w:val="center"/>
          </w:tcPr>
          <w:p w14:paraId="000001ED" w14:textId="77777777" w:rsidR="009E2D3C" w:rsidRPr="00ED15DE" w:rsidRDefault="00B855CF">
            <w:pPr>
              <w:jc w:val="center"/>
              <w:rPr>
                <w:szCs w:val="24"/>
              </w:rPr>
            </w:pPr>
            <w:r w:rsidRPr="00ED15DE">
              <w:rPr>
                <w:szCs w:val="24"/>
              </w:rPr>
              <w:t>6.0</w:t>
            </w:r>
          </w:p>
        </w:tc>
        <w:tc>
          <w:tcPr>
            <w:tcW w:w="1152" w:type="dxa"/>
            <w:vAlign w:val="bottom"/>
          </w:tcPr>
          <w:p w14:paraId="000001EE" w14:textId="77777777" w:rsidR="009E2D3C" w:rsidRPr="00ED15DE" w:rsidRDefault="00B855CF">
            <w:pPr>
              <w:jc w:val="center"/>
              <w:rPr>
                <w:szCs w:val="24"/>
              </w:rPr>
            </w:pPr>
            <w:r w:rsidRPr="00ED15DE">
              <w:rPr>
                <w:szCs w:val="24"/>
              </w:rPr>
              <w:t>27</w:t>
            </w:r>
          </w:p>
        </w:tc>
        <w:tc>
          <w:tcPr>
            <w:tcW w:w="1361" w:type="dxa"/>
            <w:vAlign w:val="bottom"/>
          </w:tcPr>
          <w:p w14:paraId="000001EF" w14:textId="77777777" w:rsidR="009E2D3C" w:rsidRPr="00ED15DE" w:rsidRDefault="00B855CF">
            <w:pPr>
              <w:jc w:val="center"/>
              <w:rPr>
                <w:szCs w:val="24"/>
              </w:rPr>
            </w:pPr>
            <w:r w:rsidRPr="00ED15DE">
              <w:rPr>
                <w:szCs w:val="24"/>
              </w:rPr>
              <w:t>0.80</w:t>
            </w:r>
          </w:p>
        </w:tc>
        <w:tc>
          <w:tcPr>
            <w:tcW w:w="1152" w:type="dxa"/>
            <w:vAlign w:val="bottom"/>
          </w:tcPr>
          <w:p w14:paraId="000001F0" w14:textId="77777777" w:rsidR="009E2D3C" w:rsidRPr="00ED15DE" w:rsidRDefault="00B855CF">
            <w:pPr>
              <w:jc w:val="center"/>
              <w:rPr>
                <w:szCs w:val="24"/>
              </w:rPr>
            </w:pPr>
            <w:r w:rsidRPr="00ED15DE">
              <w:rPr>
                <w:szCs w:val="24"/>
              </w:rPr>
              <w:t>26</w:t>
            </w:r>
          </w:p>
        </w:tc>
        <w:tc>
          <w:tcPr>
            <w:tcW w:w="1361" w:type="dxa"/>
            <w:vAlign w:val="bottom"/>
          </w:tcPr>
          <w:p w14:paraId="000001F1" w14:textId="77777777" w:rsidR="009E2D3C" w:rsidRPr="00ED15DE" w:rsidRDefault="00B855CF">
            <w:pPr>
              <w:jc w:val="center"/>
              <w:rPr>
                <w:szCs w:val="24"/>
              </w:rPr>
            </w:pPr>
            <w:r w:rsidRPr="00ED15DE">
              <w:rPr>
                <w:szCs w:val="24"/>
              </w:rPr>
              <w:t>3.64</w:t>
            </w:r>
          </w:p>
        </w:tc>
        <w:tc>
          <w:tcPr>
            <w:tcW w:w="1152" w:type="dxa"/>
            <w:vAlign w:val="bottom"/>
          </w:tcPr>
          <w:p w14:paraId="000001F2" w14:textId="77777777" w:rsidR="009E2D3C" w:rsidRPr="00ED15DE" w:rsidRDefault="00B855CF">
            <w:pPr>
              <w:jc w:val="center"/>
              <w:rPr>
                <w:szCs w:val="24"/>
              </w:rPr>
            </w:pPr>
            <w:r w:rsidRPr="00ED15DE">
              <w:rPr>
                <w:szCs w:val="24"/>
              </w:rPr>
              <w:t>3</w:t>
            </w:r>
          </w:p>
        </w:tc>
        <w:tc>
          <w:tcPr>
            <w:tcW w:w="1361" w:type="dxa"/>
            <w:vAlign w:val="bottom"/>
          </w:tcPr>
          <w:p w14:paraId="000001F3" w14:textId="77777777" w:rsidR="009E2D3C" w:rsidRPr="00ED15DE" w:rsidRDefault="00B855CF">
            <w:pPr>
              <w:jc w:val="center"/>
              <w:rPr>
                <w:szCs w:val="24"/>
              </w:rPr>
            </w:pPr>
            <w:r w:rsidRPr="00ED15DE">
              <w:rPr>
                <w:szCs w:val="24"/>
              </w:rPr>
              <w:t>10.31</w:t>
            </w:r>
          </w:p>
        </w:tc>
      </w:tr>
      <w:tr w:rsidR="009E2D3C" w:rsidRPr="00ED15DE" w14:paraId="2988884F" w14:textId="77777777">
        <w:trPr>
          <w:jc w:val="center"/>
        </w:trPr>
        <w:tc>
          <w:tcPr>
            <w:tcW w:w="1152" w:type="dxa"/>
            <w:vAlign w:val="center"/>
          </w:tcPr>
          <w:p w14:paraId="000001F4" w14:textId="77777777" w:rsidR="009E2D3C" w:rsidRPr="00ED15DE" w:rsidRDefault="00B855CF">
            <w:pPr>
              <w:jc w:val="center"/>
              <w:rPr>
                <w:szCs w:val="24"/>
              </w:rPr>
            </w:pPr>
            <w:r w:rsidRPr="00ED15DE">
              <w:rPr>
                <w:szCs w:val="24"/>
              </w:rPr>
              <w:t>6.5</w:t>
            </w:r>
          </w:p>
        </w:tc>
        <w:tc>
          <w:tcPr>
            <w:tcW w:w="1152" w:type="dxa"/>
            <w:vAlign w:val="bottom"/>
          </w:tcPr>
          <w:p w14:paraId="000001F5" w14:textId="77777777" w:rsidR="009E2D3C" w:rsidRPr="00ED15DE" w:rsidRDefault="00B855CF">
            <w:pPr>
              <w:jc w:val="center"/>
              <w:rPr>
                <w:szCs w:val="24"/>
              </w:rPr>
            </w:pPr>
            <w:r w:rsidRPr="00ED15DE">
              <w:rPr>
                <w:szCs w:val="24"/>
              </w:rPr>
              <w:t>27</w:t>
            </w:r>
          </w:p>
        </w:tc>
        <w:tc>
          <w:tcPr>
            <w:tcW w:w="1361" w:type="dxa"/>
            <w:vAlign w:val="bottom"/>
          </w:tcPr>
          <w:p w14:paraId="000001F6" w14:textId="77777777" w:rsidR="009E2D3C" w:rsidRPr="00ED15DE" w:rsidRDefault="00B855CF">
            <w:pPr>
              <w:jc w:val="center"/>
              <w:rPr>
                <w:szCs w:val="24"/>
              </w:rPr>
            </w:pPr>
            <w:r w:rsidRPr="00ED15DE">
              <w:rPr>
                <w:szCs w:val="24"/>
              </w:rPr>
              <w:t>0.75</w:t>
            </w:r>
          </w:p>
        </w:tc>
        <w:tc>
          <w:tcPr>
            <w:tcW w:w="1152" w:type="dxa"/>
            <w:vAlign w:val="bottom"/>
          </w:tcPr>
          <w:p w14:paraId="000001F7" w14:textId="77777777" w:rsidR="009E2D3C" w:rsidRPr="00ED15DE" w:rsidRDefault="00B855CF">
            <w:pPr>
              <w:jc w:val="center"/>
              <w:rPr>
                <w:szCs w:val="24"/>
              </w:rPr>
            </w:pPr>
            <w:r w:rsidRPr="00ED15DE">
              <w:rPr>
                <w:szCs w:val="24"/>
              </w:rPr>
              <w:t>26</w:t>
            </w:r>
          </w:p>
        </w:tc>
        <w:tc>
          <w:tcPr>
            <w:tcW w:w="1361" w:type="dxa"/>
            <w:vAlign w:val="bottom"/>
          </w:tcPr>
          <w:p w14:paraId="000001F8" w14:textId="77777777" w:rsidR="009E2D3C" w:rsidRPr="00ED15DE" w:rsidRDefault="00B855CF">
            <w:pPr>
              <w:jc w:val="center"/>
              <w:rPr>
                <w:szCs w:val="24"/>
              </w:rPr>
            </w:pPr>
            <w:r w:rsidRPr="00ED15DE">
              <w:rPr>
                <w:szCs w:val="24"/>
              </w:rPr>
              <w:t>3.50</w:t>
            </w:r>
          </w:p>
        </w:tc>
        <w:tc>
          <w:tcPr>
            <w:tcW w:w="1152" w:type="dxa"/>
            <w:vAlign w:val="bottom"/>
          </w:tcPr>
          <w:p w14:paraId="000001F9" w14:textId="77777777" w:rsidR="009E2D3C" w:rsidRPr="00ED15DE" w:rsidRDefault="00B855CF">
            <w:pPr>
              <w:jc w:val="center"/>
              <w:rPr>
                <w:szCs w:val="24"/>
              </w:rPr>
            </w:pPr>
            <w:r w:rsidRPr="00ED15DE">
              <w:rPr>
                <w:szCs w:val="24"/>
              </w:rPr>
              <w:t>3</w:t>
            </w:r>
          </w:p>
        </w:tc>
        <w:tc>
          <w:tcPr>
            <w:tcW w:w="1361" w:type="dxa"/>
            <w:vAlign w:val="bottom"/>
          </w:tcPr>
          <w:p w14:paraId="000001FA" w14:textId="77777777" w:rsidR="009E2D3C" w:rsidRPr="00ED15DE" w:rsidRDefault="00B855CF">
            <w:pPr>
              <w:jc w:val="center"/>
              <w:rPr>
                <w:szCs w:val="24"/>
              </w:rPr>
            </w:pPr>
            <w:r w:rsidRPr="00ED15DE">
              <w:rPr>
                <w:szCs w:val="24"/>
              </w:rPr>
              <w:t>8.88</w:t>
            </w:r>
          </w:p>
        </w:tc>
      </w:tr>
      <w:tr w:rsidR="009E2D3C" w:rsidRPr="00ED15DE" w14:paraId="75E1FC5D" w14:textId="77777777">
        <w:trPr>
          <w:jc w:val="center"/>
        </w:trPr>
        <w:tc>
          <w:tcPr>
            <w:tcW w:w="1152" w:type="dxa"/>
            <w:vAlign w:val="center"/>
          </w:tcPr>
          <w:p w14:paraId="000001FB" w14:textId="77777777" w:rsidR="009E2D3C" w:rsidRPr="00ED15DE" w:rsidRDefault="00B855CF">
            <w:pPr>
              <w:jc w:val="center"/>
              <w:rPr>
                <w:szCs w:val="24"/>
              </w:rPr>
            </w:pPr>
            <w:r w:rsidRPr="00ED15DE">
              <w:rPr>
                <w:szCs w:val="24"/>
              </w:rPr>
              <w:t>7.0</w:t>
            </w:r>
          </w:p>
        </w:tc>
        <w:tc>
          <w:tcPr>
            <w:tcW w:w="1152" w:type="dxa"/>
            <w:vAlign w:val="bottom"/>
          </w:tcPr>
          <w:p w14:paraId="000001FC" w14:textId="77777777" w:rsidR="009E2D3C" w:rsidRPr="00ED15DE" w:rsidRDefault="00B855CF">
            <w:pPr>
              <w:jc w:val="center"/>
              <w:rPr>
                <w:szCs w:val="24"/>
              </w:rPr>
            </w:pPr>
            <w:r w:rsidRPr="00ED15DE">
              <w:rPr>
                <w:szCs w:val="24"/>
              </w:rPr>
              <w:t>26</w:t>
            </w:r>
          </w:p>
        </w:tc>
        <w:tc>
          <w:tcPr>
            <w:tcW w:w="1361" w:type="dxa"/>
            <w:vAlign w:val="bottom"/>
          </w:tcPr>
          <w:p w14:paraId="000001FD" w14:textId="77777777" w:rsidR="009E2D3C" w:rsidRPr="00ED15DE" w:rsidRDefault="00B855CF">
            <w:pPr>
              <w:jc w:val="center"/>
              <w:rPr>
                <w:szCs w:val="24"/>
              </w:rPr>
            </w:pPr>
            <w:r w:rsidRPr="00ED15DE">
              <w:rPr>
                <w:szCs w:val="24"/>
              </w:rPr>
              <w:t>0.71</w:t>
            </w:r>
          </w:p>
        </w:tc>
        <w:tc>
          <w:tcPr>
            <w:tcW w:w="1152" w:type="dxa"/>
            <w:vAlign w:val="bottom"/>
          </w:tcPr>
          <w:p w14:paraId="000001FE" w14:textId="77777777" w:rsidR="009E2D3C" w:rsidRPr="00ED15DE" w:rsidRDefault="00B855CF">
            <w:pPr>
              <w:jc w:val="center"/>
              <w:rPr>
                <w:szCs w:val="24"/>
              </w:rPr>
            </w:pPr>
            <w:r w:rsidRPr="00ED15DE">
              <w:rPr>
                <w:szCs w:val="24"/>
              </w:rPr>
              <w:t>25</w:t>
            </w:r>
          </w:p>
        </w:tc>
        <w:tc>
          <w:tcPr>
            <w:tcW w:w="1361" w:type="dxa"/>
            <w:vAlign w:val="bottom"/>
          </w:tcPr>
          <w:p w14:paraId="000001FF" w14:textId="77777777" w:rsidR="009E2D3C" w:rsidRPr="00ED15DE" w:rsidRDefault="00B855CF">
            <w:pPr>
              <w:jc w:val="center"/>
              <w:rPr>
                <w:szCs w:val="24"/>
              </w:rPr>
            </w:pPr>
            <w:r w:rsidRPr="00ED15DE">
              <w:rPr>
                <w:szCs w:val="24"/>
              </w:rPr>
              <w:t>3.14</w:t>
            </w:r>
          </w:p>
        </w:tc>
        <w:tc>
          <w:tcPr>
            <w:tcW w:w="1152" w:type="dxa"/>
            <w:vAlign w:val="bottom"/>
          </w:tcPr>
          <w:p w14:paraId="00000200" w14:textId="77777777" w:rsidR="009E2D3C" w:rsidRPr="00ED15DE" w:rsidRDefault="00B855CF">
            <w:pPr>
              <w:jc w:val="center"/>
              <w:rPr>
                <w:szCs w:val="24"/>
              </w:rPr>
            </w:pPr>
            <w:r w:rsidRPr="00ED15DE">
              <w:rPr>
                <w:szCs w:val="24"/>
              </w:rPr>
              <w:t>3</w:t>
            </w:r>
          </w:p>
        </w:tc>
        <w:tc>
          <w:tcPr>
            <w:tcW w:w="1361" w:type="dxa"/>
            <w:vAlign w:val="bottom"/>
          </w:tcPr>
          <w:p w14:paraId="00000201" w14:textId="77777777" w:rsidR="009E2D3C" w:rsidRPr="00ED15DE" w:rsidRDefault="00B855CF">
            <w:pPr>
              <w:jc w:val="center"/>
              <w:rPr>
                <w:szCs w:val="24"/>
              </w:rPr>
            </w:pPr>
            <w:r w:rsidRPr="00ED15DE">
              <w:rPr>
                <w:szCs w:val="24"/>
              </w:rPr>
              <w:t>6.70</w:t>
            </w:r>
          </w:p>
        </w:tc>
      </w:tr>
      <w:tr w:rsidR="009E2D3C" w:rsidRPr="00ED15DE" w14:paraId="799B686E" w14:textId="77777777">
        <w:trPr>
          <w:jc w:val="center"/>
        </w:trPr>
        <w:tc>
          <w:tcPr>
            <w:tcW w:w="1152" w:type="dxa"/>
            <w:vAlign w:val="center"/>
          </w:tcPr>
          <w:p w14:paraId="00000202" w14:textId="77777777" w:rsidR="009E2D3C" w:rsidRPr="00ED15DE" w:rsidRDefault="00B855CF">
            <w:pPr>
              <w:jc w:val="center"/>
              <w:rPr>
                <w:szCs w:val="24"/>
              </w:rPr>
            </w:pPr>
            <w:r w:rsidRPr="00ED15DE">
              <w:rPr>
                <w:szCs w:val="24"/>
              </w:rPr>
              <w:t>7.5</w:t>
            </w:r>
          </w:p>
        </w:tc>
        <w:tc>
          <w:tcPr>
            <w:tcW w:w="1152" w:type="dxa"/>
            <w:vAlign w:val="bottom"/>
          </w:tcPr>
          <w:p w14:paraId="00000203" w14:textId="77777777" w:rsidR="009E2D3C" w:rsidRPr="00ED15DE" w:rsidRDefault="00B855CF">
            <w:pPr>
              <w:jc w:val="center"/>
              <w:rPr>
                <w:szCs w:val="24"/>
              </w:rPr>
            </w:pPr>
            <w:r w:rsidRPr="00ED15DE">
              <w:rPr>
                <w:szCs w:val="24"/>
              </w:rPr>
              <w:t>25</w:t>
            </w:r>
          </w:p>
        </w:tc>
        <w:tc>
          <w:tcPr>
            <w:tcW w:w="1361" w:type="dxa"/>
            <w:vAlign w:val="bottom"/>
          </w:tcPr>
          <w:p w14:paraId="00000204" w14:textId="77777777" w:rsidR="009E2D3C" w:rsidRPr="00ED15DE" w:rsidRDefault="00B855CF">
            <w:pPr>
              <w:jc w:val="center"/>
              <w:rPr>
                <w:szCs w:val="24"/>
              </w:rPr>
            </w:pPr>
            <w:r w:rsidRPr="00ED15DE">
              <w:rPr>
                <w:szCs w:val="24"/>
              </w:rPr>
              <w:t>0.66</w:t>
            </w:r>
          </w:p>
        </w:tc>
        <w:tc>
          <w:tcPr>
            <w:tcW w:w="1152" w:type="dxa"/>
            <w:vAlign w:val="bottom"/>
          </w:tcPr>
          <w:p w14:paraId="00000205" w14:textId="77777777" w:rsidR="009E2D3C" w:rsidRPr="00ED15DE" w:rsidRDefault="00B855CF">
            <w:pPr>
              <w:jc w:val="center"/>
              <w:rPr>
                <w:szCs w:val="24"/>
              </w:rPr>
            </w:pPr>
            <w:r w:rsidRPr="00ED15DE">
              <w:rPr>
                <w:szCs w:val="24"/>
              </w:rPr>
              <w:t>24</w:t>
            </w:r>
          </w:p>
        </w:tc>
        <w:tc>
          <w:tcPr>
            <w:tcW w:w="1361" w:type="dxa"/>
            <w:vAlign w:val="bottom"/>
          </w:tcPr>
          <w:p w14:paraId="00000206" w14:textId="77777777" w:rsidR="009E2D3C" w:rsidRPr="00ED15DE" w:rsidRDefault="00B855CF">
            <w:pPr>
              <w:jc w:val="center"/>
              <w:rPr>
                <w:szCs w:val="24"/>
              </w:rPr>
            </w:pPr>
            <w:r w:rsidRPr="00ED15DE">
              <w:rPr>
                <w:szCs w:val="24"/>
              </w:rPr>
              <w:t>2.91</w:t>
            </w:r>
          </w:p>
        </w:tc>
        <w:tc>
          <w:tcPr>
            <w:tcW w:w="1152" w:type="dxa"/>
            <w:vAlign w:val="bottom"/>
          </w:tcPr>
          <w:p w14:paraId="00000207" w14:textId="77777777" w:rsidR="009E2D3C" w:rsidRPr="00ED15DE" w:rsidRDefault="00B855CF">
            <w:pPr>
              <w:jc w:val="center"/>
              <w:rPr>
                <w:szCs w:val="24"/>
              </w:rPr>
            </w:pPr>
            <w:r w:rsidRPr="00ED15DE">
              <w:rPr>
                <w:szCs w:val="24"/>
              </w:rPr>
              <w:t>3</w:t>
            </w:r>
          </w:p>
        </w:tc>
        <w:tc>
          <w:tcPr>
            <w:tcW w:w="1361" w:type="dxa"/>
            <w:vAlign w:val="bottom"/>
          </w:tcPr>
          <w:p w14:paraId="00000208" w14:textId="77777777" w:rsidR="009E2D3C" w:rsidRPr="00ED15DE" w:rsidRDefault="00B855CF">
            <w:pPr>
              <w:jc w:val="center"/>
              <w:rPr>
                <w:szCs w:val="24"/>
              </w:rPr>
            </w:pPr>
            <w:r w:rsidRPr="00ED15DE">
              <w:rPr>
                <w:szCs w:val="24"/>
              </w:rPr>
              <w:t>7.35</w:t>
            </w:r>
          </w:p>
        </w:tc>
      </w:tr>
      <w:tr w:rsidR="009E2D3C" w:rsidRPr="00ED15DE" w14:paraId="5A022C7C" w14:textId="77777777">
        <w:trPr>
          <w:jc w:val="center"/>
        </w:trPr>
        <w:tc>
          <w:tcPr>
            <w:tcW w:w="1152" w:type="dxa"/>
            <w:vAlign w:val="center"/>
          </w:tcPr>
          <w:p w14:paraId="00000209" w14:textId="77777777" w:rsidR="009E2D3C" w:rsidRPr="00ED15DE" w:rsidRDefault="00B855CF">
            <w:pPr>
              <w:jc w:val="center"/>
              <w:rPr>
                <w:szCs w:val="24"/>
              </w:rPr>
            </w:pPr>
            <w:r w:rsidRPr="00ED15DE">
              <w:rPr>
                <w:szCs w:val="24"/>
              </w:rPr>
              <w:t>8.0</w:t>
            </w:r>
          </w:p>
        </w:tc>
        <w:tc>
          <w:tcPr>
            <w:tcW w:w="1152" w:type="dxa"/>
            <w:vAlign w:val="bottom"/>
          </w:tcPr>
          <w:p w14:paraId="0000020A" w14:textId="77777777" w:rsidR="009E2D3C" w:rsidRPr="00ED15DE" w:rsidRDefault="00B855CF">
            <w:pPr>
              <w:jc w:val="center"/>
              <w:rPr>
                <w:szCs w:val="24"/>
              </w:rPr>
            </w:pPr>
            <w:r w:rsidRPr="00ED15DE">
              <w:rPr>
                <w:szCs w:val="24"/>
              </w:rPr>
              <w:t>26</w:t>
            </w:r>
          </w:p>
        </w:tc>
        <w:tc>
          <w:tcPr>
            <w:tcW w:w="1361" w:type="dxa"/>
            <w:vAlign w:val="bottom"/>
          </w:tcPr>
          <w:p w14:paraId="0000020B" w14:textId="77777777" w:rsidR="009E2D3C" w:rsidRPr="00ED15DE" w:rsidRDefault="00B855CF">
            <w:pPr>
              <w:jc w:val="center"/>
              <w:rPr>
                <w:szCs w:val="24"/>
              </w:rPr>
            </w:pPr>
            <w:r w:rsidRPr="00ED15DE">
              <w:rPr>
                <w:szCs w:val="24"/>
              </w:rPr>
              <w:t>0.66</w:t>
            </w:r>
          </w:p>
        </w:tc>
        <w:tc>
          <w:tcPr>
            <w:tcW w:w="1152" w:type="dxa"/>
            <w:vAlign w:val="bottom"/>
          </w:tcPr>
          <w:p w14:paraId="0000020C" w14:textId="77777777" w:rsidR="009E2D3C" w:rsidRPr="00ED15DE" w:rsidRDefault="00B855CF">
            <w:pPr>
              <w:jc w:val="center"/>
              <w:rPr>
                <w:szCs w:val="24"/>
              </w:rPr>
            </w:pPr>
            <w:r w:rsidRPr="00ED15DE">
              <w:rPr>
                <w:szCs w:val="24"/>
              </w:rPr>
              <w:t>25</w:t>
            </w:r>
          </w:p>
        </w:tc>
        <w:tc>
          <w:tcPr>
            <w:tcW w:w="1361" w:type="dxa"/>
            <w:vAlign w:val="bottom"/>
          </w:tcPr>
          <w:p w14:paraId="0000020D" w14:textId="77777777" w:rsidR="009E2D3C" w:rsidRPr="00ED15DE" w:rsidRDefault="00B855CF">
            <w:pPr>
              <w:jc w:val="center"/>
              <w:rPr>
                <w:szCs w:val="24"/>
              </w:rPr>
            </w:pPr>
            <w:r w:rsidRPr="00ED15DE">
              <w:rPr>
                <w:szCs w:val="24"/>
              </w:rPr>
              <w:t>2.93</w:t>
            </w:r>
          </w:p>
        </w:tc>
        <w:tc>
          <w:tcPr>
            <w:tcW w:w="1152" w:type="dxa"/>
            <w:vAlign w:val="bottom"/>
          </w:tcPr>
          <w:p w14:paraId="0000020E" w14:textId="77777777" w:rsidR="009E2D3C" w:rsidRPr="00ED15DE" w:rsidRDefault="00B855CF">
            <w:pPr>
              <w:jc w:val="center"/>
              <w:rPr>
                <w:szCs w:val="24"/>
              </w:rPr>
            </w:pPr>
            <w:r w:rsidRPr="00ED15DE">
              <w:rPr>
                <w:szCs w:val="24"/>
              </w:rPr>
              <w:t>3</w:t>
            </w:r>
          </w:p>
        </w:tc>
        <w:tc>
          <w:tcPr>
            <w:tcW w:w="1361" w:type="dxa"/>
            <w:vAlign w:val="bottom"/>
          </w:tcPr>
          <w:p w14:paraId="0000020F" w14:textId="77777777" w:rsidR="009E2D3C" w:rsidRPr="00ED15DE" w:rsidRDefault="00B855CF">
            <w:pPr>
              <w:jc w:val="center"/>
              <w:rPr>
                <w:szCs w:val="24"/>
              </w:rPr>
            </w:pPr>
            <w:r w:rsidRPr="00ED15DE">
              <w:rPr>
                <w:szCs w:val="24"/>
              </w:rPr>
              <w:t>5.68</w:t>
            </w:r>
          </w:p>
        </w:tc>
      </w:tr>
      <w:tr w:rsidR="009E2D3C" w:rsidRPr="00ED15DE" w14:paraId="207179E0" w14:textId="77777777">
        <w:trPr>
          <w:jc w:val="center"/>
        </w:trPr>
        <w:tc>
          <w:tcPr>
            <w:tcW w:w="1152" w:type="dxa"/>
            <w:vAlign w:val="center"/>
          </w:tcPr>
          <w:p w14:paraId="00000210" w14:textId="77777777" w:rsidR="009E2D3C" w:rsidRPr="00ED15DE" w:rsidRDefault="00B855CF">
            <w:pPr>
              <w:jc w:val="center"/>
              <w:rPr>
                <w:szCs w:val="24"/>
              </w:rPr>
            </w:pPr>
            <w:r w:rsidRPr="00ED15DE">
              <w:rPr>
                <w:szCs w:val="24"/>
              </w:rPr>
              <w:t>8.5</w:t>
            </w:r>
          </w:p>
        </w:tc>
        <w:tc>
          <w:tcPr>
            <w:tcW w:w="1152" w:type="dxa"/>
            <w:vAlign w:val="bottom"/>
          </w:tcPr>
          <w:p w14:paraId="00000211" w14:textId="77777777" w:rsidR="009E2D3C" w:rsidRPr="00ED15DE" w:rsidRDefault="00B855CF">
            <w:pPr>
              <w:jc w:val="center"/>
              <w:rPr>
                <w:szCs w:val="24"/>
              </w:rPr>
            </w:pPr>
            <w:r w:rsidRPr="00ED15DE">
              <w:rPr>
                <w:szCs w:val="24"/>
              </w:rPr>
              <w:t>25</w:t>
            </w:r>
          </w:p>
        </w:tc>
        <w:tc>
          <w:tcPr>
            <w:tcW w:w="1361" w:type="dxa"/>
            <w:vAlign w:val="bottom"/>
          </w:tcPr>
          <w:p w14:paraId="00000212" w14:textId="77777777" w:rsidR="009E2D3C" w:rsidRPr="00ED15DE" w:rsidRDefault="00B855CF">
            <w:pPr>
              <w:jc w:val="center"/>
              <w:rPr>
                <w:szCs w:val="24"/>
              </w:rPr>
            </w:pPr>
            <w:r w:rsidRPr="00ED15DE">
              <w:rPr>
                <w:szCs w:val="24"/>
              </w:rPr>
              <w:t>0.59</w:t>
            </w:r>
          </w:p>
        </w:tc>
        <w:tc>
          <w:tcPr>
            <w:tcW w:w="1152" w:type="dxa"/>
            <w:vAlign w:val="bottom"/>
          </w:tcPr>
          <w:p w14:paraId="00000213" w14:textId="77777777" w:rsidR="009E2D3C" w:rsidRPr="00ED15DE" w:rsidRDefault="00B855CF">
            <w:pPr>
              <w:jc w:val="center"/>
              <w:rPr>
                <w:szCs w:val="24"/>
              </w:rPr>
            </w:pPr>
            <w:r w:rsidRPr="00ED15DE">
              <w:rPr>
                <w:szCs w:val="24"/>
              </w:rPr>
              <w:t>24</w:t>
            </w:r>
          </w:p>
        </w:tc>
        <w:tc>
          <w:tcPr>
            <w:tcW w:w="1361" w:type="dxa"/>
            <w:vAlign w:val="bottom"/>
          </w:tcPr>
          <w:p w14:paraId="00000214" w14:textId="77777777" w:rsidR="009E2D3C" w:rsidRPr="00ED15DE" w:rsidRDefault="00B855CF">
            <w:pPr>
              <w:jc w:val="center"/>
              <w:rPr>
                <w:szCs w:val="24"/>
              </w:rPr>
            </w:pPr>
            <w:r w:rsidRPr="00ED15DE">
              <w:rPr>
                <w:szCs w:val="24"/>
              </w:rPr>
              <w:t>2.64</w:t>
            </w:r>
          </w:p>
        </w:tc>
        <w:tc>
          <w:tcPr>
            <w:tcW w:w="1152" w:type="dxa"/>
            <w:vAlign w:val="bottom"/>
          </w:tcPr>
          <w:p w14:paraId="00000215" w14:textId="77777777" w:rsidR="009E2D3C" w:rsidRPr="00ED15DE" w:rsidRDefault="00B855CF">
            <w:pPr>
              <w:jc w:val="center"/>
              <w:rPr>
                <w:szCs w:val="24"/>
              </w:rPr>
            </w:pPr>
            <w:r w:rsidRPr="00ED15DE">
              <w:rPr>
                <w:szCs w:val="24"/>
              </w:rPr>
              <w:t>3</w:t>
            </w:r>
          </w:p>
        </w:tc>
        <w:tc>
          <w:tcPr>
            <w:tcW w:w="1361" w:type="dxa"/>
            <w:vAlign w:val="bottom"/>
          </w:tcPr>
          <w:p w14:paraId="00000216" w14:textId="77777777" w:rsidR="009E2D3C" w:rsidRPr="00ED15DE" w:rsidRDefault="00B855CF">
            <w:pPr>
              <w:jc w:val="center"/>
              <w:rPr>
                <w:szCs w:val="24"/>
              </w:rPr>
            </w:pPr>
            <w:r w:rsidRPr="00ED15DE">
              <w:rPr>
                <w:szCs w:val="24"/>
              </w:rPr>
              <w:t>5.66</w:t>
            </w:r>
          </w:p>
        </w:tc>
      </w:tr>
      <w:tr w:rsidR="009E2D3C" w:rsidRPr="00ED15DE" w14:paraId="3C5D3E46" w14:textId="77777777">
        <w:trPr>
          <w:jc w:val="center"/>
        </w:trPr>
        <w:tc>
          <w:tcPr>
            <w:tcW w:w="1152" w:type="dxa"/>
            <w:vAlign w:val="center"/>
          </w:tcPr>
          <w:p w14:paraId="00000217" w14:textId="77777777" w:rsidR="009E2D3C" w:rsidRPr="00ED15DE" w:rsidRDefault="00B855CF">
            <w:pPr>
              <w:jc w:val="center"/>
              <w:rPr>
                <w:szCs w:val="24"/>
              </w:rPr>
            </w:pPr>
            <w:r w:rsidRPr="00ED15DE">
              <w:rPr>
                <w:szCs w:val="24"/>
              </w:rPr>
              <w:t>9.0</w:t>
            </w:r>
          </w:p>
        </w:tc>
        <w:tc>
          <w:tcPr>
            <w:tcW w:w="1152" w:type="dxa"/>
            <w:vAlign w:val="bottom"/>
          </w:tcPr>
          <w:p w14:paraId="00000218" w14:textId="77777777" w:rsidR="009E2D3C" w:rsidRPr="00ED15DE" w:rsidRDefault="00B855CF">
            <w:pPr>
              <w:jc w:val="center"/>
              <w:rPr>
                <w:szCs w:val="24"/>
              </w:rPr>
            </w:pPr>
            <w:r w:rsidRPr="00ED15DE">
              <w:rPr>
                <w:szCs w:val="24"/>
              </w:rPr>
              <w:t>23</w:t>
            </w:r>
          </w:p>
        </w:tc>
        <w:tc>
          <w:tcPr>
            <w:tcW w:w="1361" w:type="dxa"/>
            <w:vAlign w:val="bottom"/>
          </w:tcPr>
          <w:p w14:paraId="00000219" w14:textId="77777777" w:rsidR="009E2D3C" w:rsidRPr="00ED15DE" w:rsidRDefault="00B855CF">
            <w:pPr>
              <w:jc w:val="center"/>
              <w:rPr>
                <w:szCs w:val="24"/>
              </w:rPr>
            </w:pPr>
            <w:r w:rsidRPr="00ED15DE">
              <w:rPr>
                <w:szCs w:val="24"/>
              </w:rPr>
              <w:t>0.55</w:t>
            </w:r>
          </w:p>
        </w:tc>
        <w:tc>
          <w:tcPr>
            <w:tcW w:w="1152" w:type="dxa"/>
            <w:vAlign w:val="bottom"/>
          </w:tcPr>
          <w:p w14:paraId="0000021A" w14:textId="77777777" w:rsidR="009E2D3C" w:rsidRPr="00ED15DE" w:rsidRDefault="00B855CF">
            <w:pPr>
              <w:jc w:val="center"/>
              <w:rPr>
                <w:szCs w:val="24"/>
              </w:rPr>
            </w:pPr>
            <w:r w:rsidRPr="00ED15DE">
              <w:rPr>
                <w:szCs w:val="24"/>
              </w:rPr>
              <w:t>22</w:t>
            </w:r>
          </w:p>
        </w:tc>
        <w:tc>
          <w:tcPr>
            <w:tcW w:w="1361" w:type="dxa"/>
            <w:vAlign w:val="bottom"/>
          </w:tcPr>
          <w:p w14:paraId="0000021B" w14:textId="77777777" w:rsidR="009E2D3C" w:rsidRPr="00ED15DE" w:rsidRDefault="00B855CF">
            <w:pPr>
              <w:jc w:val="center"/>
              <w:rPr>
                <w:szCs w:val="24"/>
              </w:rPr>
            </w:pPr>
            <w:r w:rsidRPr="00ED15DE">
              <w:rPr>
                <w:szCs w:val="24"/>
              </w:rPr>
              <w:t>2.63</w:t>
            </w:r>
          </w:p>
        </w:tc>
        <w:tc>
          <w:tcPr>
            <w:tcW w:w="1152" w:type="dxa"/>
            <w:vAlign w:val="bottom"/>
          </w:tcPr>
          <w:p w14:paraId="0000021C" w14:textId="77777777" w:rsidR="009E2D3C" w:rsidRPr="00ED15DE" w:rsidRDefault="00B855CF">
            <w:pPr>
              <w:jc w:val="center"/>
              <w:rPr>
                <w:szCs w:val="24"/>
              </w:rPr>
            </w:pPr>
            <w:r w:rsidRPr="00ED15DE">
              <w:rPr>
                <w:szCs w:val="24"/>
              </w:rPr>
              <w:t>3</w:t>
            </w:r>
          </w:p>
        </w:tc>
        <w:tc>
          <w:tcPr>
            <w:tcW w:w="1361" w:type="dxa"/>
            <w:vAlign w:val="bottom"/>
          </w:tcPr>
          <w:p w14:paraId="0000021D" w14:textId="77777777" w:rsidR="009E2D3C" w:rsidRPr="00ED15DE" w:rsidRDefault="00B855CF">
            <w:pPr>
              <w:jc w:val="center"/>
              <w:rPr>
                <w:szCs w:val="24"/>
              </w:rPr>
            </w:pPr>
            <w:r w:rsidRPr="00ED15DE">
              <w:rPr>
                <w:szCs w:val="24"/>
              </w:rPr>
              <w:t>5.12</w:t>
            </w:r>
          </w:p>
        </w:tc>
      </w:tr>
      <w:tr w:rsidR="009E2D3C" w:rsidRPr="00ED15DE" w14:paraId="602ACA3C" w14:textId="77777777">
        <w:trPr>
          <w:jc w:val="center"/>
        </w:trPr>
        <w:tc>
          <w:tcPr>
            <w:tcW w:w="1152" w:type="dxa"/>
            <w:vAlign w:val="center"/>
          </w:tcPr>
          <w:p w14:paraId="0000021E" w14:textId="77777777" w:rsidR="009E2D3C" w:rsidRPr="00ED15DE" w:rsidRDefault="00B855CF">
            <w:pPr>
              <w:jc w:val="center"/>
              <w:rPr>
                <w:szCs w:val="24"/>
              </w:rPr>
            </w:pPr>
            <w:r w:rsidRPr="00ED15DE">
              <w:rPr>
                <w:szCs w:val="24"/>
              </w:rPr>
              <w:t>9.5</w:t>
            </w:r>
          </w:p>
        </w:tc>
        <w:tc>
          <w:tcPr>
            <w:tcW w:w="1152" w:type="dxa"/>
            <w:vAlign w:val="bottom"/>
          </w:tcPr>
          <w:p w14:paraId="0000021F" w14:textId="77777777" w:rsidR="009E2D3C" w:rsidRPr="00ED15DE" w:rsidRDefault="00B855CF">
            <w:pPr>
              <w:jc w:val="center"/>
              <w:rPr>
                <w:szCs w:val="24"/>
              </w:rPr>
            </w:pPr>
            <w:r w:rsidRPr="00ED15DE">
              <w:rPr>
                <w:szCs w:val="24"/>
              </w:rPr>
              <w:t>23</w:t>
            </w:r>
          </w:p>
        </w:tc>
        <w:tc>
          <w:tcPr>
            <w:tcW w:w="1361" w:type="dxa"/>
            <w:vAlign w:val="bottom"/>
          </w:tcPr>
          <w:p w14:paraId="00000220" w14:textId="77777777" w:rsidR="009E2D3C" w:rsidRPr="00ED15DE" w:rsidRDefault="00B855CF">
            <w:pPr>
              <w:jc w:val="center"/>
              <w:rPr>
                <w:szCs w:val="24"/>
              </w:rPr>
            </w:pPr>
            <w:r w:rsidRPr="00ED15DE">
              <w:rPr>
                <w:szCs w:val="24"/>
              </w:rPr>
              <w:t>0.54</w:t>
            </w:r>
          </w:p>
        </w:tc>
        <w:tc>
          <w:tcPr>
            <w:tcW w:w="1152" w:type="dxa"/>
            <w:vAlign w:val="bottom"/>
          </w:tcPr>
          <w:p w14:paraId="00000221" w14:textId="77777777" w:rsidR="009E2D3C" w:rsidRPr="00ED15DE" w:rsidRDefault="00B855CF">
            <w:pPr>
              <w:jc w:val="center"/>
              <w:rPr>
                <w:szCs w:val="24"/>
              </w:rPr>
            </w:pPr>
            <w:r w:rsidRPr="00ED15DE">
              <w:rPr>
                <w:szCs w:val="24"/>
              </w:rPr>
              <w:t>22</w:t>
            </w:r>
          </w:p>
        </w:tc>
        <w:tc>
          <w:tcPr>
            <w:tcW w:w="1361" w:type="dxa"/>
            <w:vAlign w:val="bottom"/>
          </w:tcPr>
          <w:p w14:paraId="00000222" w14:textId="77777777" w:rsidR="009E2D3C" w:rsidRPr="00ED15DE" w:rsidRDefault="00B855CF">
            <w:pPr>
              <w:jc w:val="center"/>
              <w:rPr>
                <w:szCs w:val="24"/>
              </w:rPr>
            </w:pPr>
            <w:r w:rsidRPr="00ED15DE">
              <w:rPr>
                <w:szCs w:val="24"/>
              </w:rPr>
              <w:t>2.47</w:t>
            </w:r>
          </w:p>
        </w:tc>
        <w:tc>
          <w:tcPr>
            <w:tcW w:w="1152" w:type="dxa"/>
            <w:vAlign w:val="bottom"/>
          </w:tcPr>
          <w:p w14:paraId="00000223" w14:textId="77777777" w:rsidR="009E2D3C" w:rsidRPr="00ED15DE" w:rsidRDefault="00B855CF">
            <w:pPr>
              <w:jc w:val="center"/>
              <w:rPr>
                <w:szCs w:val="24"/>
              </w:rPr>
            </w:pPr>
            <w:r w:rsidRPr="00ED15DE">
              <w:rPr>
                <w:szCs w:val="24"/>
              </w:rPr>
              <w:t>3</w:t>
            </w:r>
          </w:p>
        </w:tc>
        <w:tc>
          <w:tcPr>
            <w:tcW w:w="1361" w:type="dxa"/>
            <w:vAlign w:val="bottom"/>
          </w:tcPr>
          <w:p w14:paraId="00000224" w14:textId="77777777" w:rsidR="009E2D3C" w:rsidRPr="00ED15DE" w:rsidRDefault="00B855CF">
            <w:pPr>
              <w:jc w:val="center"/>
              <w:rPr>
                <w:szCs w:val="24"/>
              </w:rPr>
            </w:pPr>
            <w:r w:rsidRPr="00ED15DE">
              <w:rPr>
                <w:szCs w:val="24"/>
              </w:rPr>
              <w:t>5.32</w:t>
            </w:r>
          </w:p>
        </w:tc>
      </w:tr>
      <w:tr w:rsidR="009E2D3C" w:rsidRPr="00ED15DE" w14:paraId="649D5296" w14:textId="77777777">
        <w:trPr>
          <w:jc w:val="center"/>
        </w:trPr>
        <w:tc>
          <w:tcPr>
            <w:tcW w:w="1152" w:type="dxa"/>
            <w:vAlign w:val="center"/>
          </w:tcPr>
          <w:p w14:paraId="00000225" w14:textId="77777777" w:rsidR="009E2D3C" w:rsidRPr="00ED15DE" w:rsidRDefault="00B855CF">
            <w:pPr>
              <w:jc w:val="center"/>
              <w:rPr>
                <w:szCs w:val="24"/>
              </w:rPr>
            </w:pPr>
            <w:r w:rsidRPr="00ED15DE">
              <w:rPr>
                <w:szCs w:val="24"/>
              </w:rPr>
              <w:t>10.0</w:t>
            </w:r>
          </w:p>
        </w:tc>
        <w:tc>
          <w:tcPr>
            <w:tcW w:w="1152" w:type="dxa"/>
            <w:vAlign w:val="bottom"/>
          </w:tcPr>
          <w:p w14:paraId="00000226" w14:textId="77777777" w:rsidR="009E2D3C" w:rsidRPr="00ED15DE" w:rsidRDefault="00B855CF">
            <w:pPr>
              <w:jc w:val="center"/>
              <w:rPr>
                <w:szCs w:val="24"/>
              </w:rPr>
            </w:pPr>
            <w:r w:rsidRPr="00ED15DE">
              <w:rPr>
                <w:szCs w:val="24"/>
              </w:rPr>
              <w:t>23</w:t>
            </w:r>
          </w:p>
        </w:tc>
        <w:tc>
          <w:tcPr>
            <w:tcW w:w="1361" w:type="dxa"/>
            <w:vAlign w:val="bottom"/>
          </w:tcPr>
          <w:p w14:paraId="00000227" w14:textId="77777777" w:rsidR="009E2D3C" w:rsidRPr="00ED15DE" w:rsidRDefault="00B855CF">
            <w:pPr>
              <w:jc w:val="center"/>
              <w:rPr>
                <w:szCs w:val="24"/>
              </w:rPr>
            </w:pPr>
            <w:r w:rsidRPr="00ED15DE">
              <w:rPr>
                <w:szCs w:val="24"/>
              </w:rPr>
              <w:t>0.53</w:t>
            </w:r>
          </w:p>
        </w:tc>
        <w:tc>
          <w:tcPr>
            <w:tcW w:w="1152" w:type="dxa"/>
            <w:vAlign w:val="bottom"/>
          </w:tcPr>
          <w:p w14:paraId="00000228" w14:textId="77777777" w:rsidR="009E2D3C" w:rsidRPr="00ED15DE" w:rsidRDefault="00B855CF">
            <w:pPr>
              <w:jc w:val="center"/>
              <w:rPr>
                <w:szCs w:val="24"/>
              </w:rPr>
            </w:pPr>
            <w:r w:rsidRPr="00ED15DE">
              <w:rPr>
                <w:szCs w:val="24"/>
              </w:rPr>
              <w:t>22</w:t>
            </w:r>
          </w:p>
        </w:tc>
        <w:tc>
          <w:tcPr>
            <w:tcW w:w="1361" w:type="dxa"/>
            <w:vAlign w:val="bottom"/>
          </w:tcPr>
          <w:p w14:paraId="00000229" w14:textId="77777777" w:rsidR="009E2D3C" w:rsidRPr="00ED15DE" w:rsidRDefault="00B855CF">
            <w:pPr>
              <w:jc w:val="center"/>
              <w:rPr>
                <w:szCs w:val="24"/>
              </w:rPr>
            </w:pPr>
            <w:r w:rsidRPr="00ED15DE">
              <w:rPr>
                <w:szCs w:val="24"/>
              </w:rPr>
              <w:t>2.52</w:t>
            </w:r>
          </w:p>
        </w:tc>
        <w:tc>
          <w:tcPr>
            <w:tcW w:w="1152" w:type="dxa"/>
            <w:vAlign w:val="bottom"/>
          </w:tcPr>
          <w:p w14:paraId="0000022A" w14:textId="77777777" w:rsidR="009E2D3C" w:rsidRPr="00ED15DE" w:rsidRDefault="00B855CF">
            <w:pPr>
              <w:jc w:val="center"/>
              <w:rPr>
                <w:szCs w:val="24"/>
              </w:rPr>
            </w:pPr>
            <w:r w:rsidRPr="00ED15DE">
              <w:rPr>
                <w:szCs w:val="24"/>
              </w:rPr>
              <w:t>3</w:t>
            </w:r>
          </w:p>
        </w:tc>
        <w:tc>
          <w:tcPr>
            <w:tcW w:w="1361" w:type="dxa"/>
            <w:vAlign w:val="bottom"/>
          </w:tcPr>
          <w:p w14:paraId="0000022B" w14:textId="77777777" w:rsidR="009E2D3C" w:rsidRPr="00ED15DE" w:rsidRDefault="00B855CF">
            <w:pPr>
              <w:jc w:val="center"/>
              <w:rPr>
                <w:szCs w:val="24"/>
              </w:rPr>
            </w:pPr>
            <w:r w:rsidRPr="00ED15DE">
              <w:rPr>
                <w:szCs w:val="24"/>
              </w:rPr>
              <w:t>5.29</w:t>
            </w:r>
          </w:p>
        </w:tc>
      </w:tr>
      <w:tr w:rsidR="009E2D3C" w:rsidRPr="00ED15DE" w14:paraId="027628D3" w14:textId="77777777">
        <w:trPr>
          <w:jc w:val="center"/>
        </w:trPr>
        <w:tc>
          <w:tcPr>
            <w:tcW w:w="1152" w:type="dxa"/>
            <w:vAlign w:val="center"/>
          </w:tcPr>
          <w:p w14:paraId="0000022C" w14:textId="77777777" w:rsidR="009E2D3C" w:rsidRPr="00ED15DE" w:rsidRDefault="00B855CF">
            <w:pPr>
              <w:jc w:val="center"/>
              <w:rPr>
                <w:szCs w:val="24"/>
              </w:rPr>
            </w:pPr>
            <w:r w:rsidRPr="00ED15DE">
              <w:rPr>
                <w:szCs w:val="24"/>
              </w:rPr>
              <w:t>10.5</w:t>
            </w:r>
          </w:p>
        </w:tc>
        <w:tc>
          <w:tcPr>
            <w:tcW w:w="1152" w:type="dxa"/>
            <w:vAlign w:val="bottom"/>
          </w:tcPr>
          <w:p w14:paraId="0000022D" w14:textId="77777777" w:rsidR="009E2D3C" w:rsidRPr="00ED15DE" w:rsidRDefault="00B855CF">
            <w:pPr>
              <w:jc w:val="center"/>
              <w:rPr>
                <w:szCs w:val="24"/>
              </w:rPr>
            </w:pPr>
            <w:r w:rsidRPr="00ED15DE">
              <w:rPr>
                <w:szCs w:val="24"/>
              </w:rPr>
              <w:t>22</w:t>
            </w:r>
          </w:p>
        </w:tc>
        <w:tc>
          <w:tcPr>
            <w:tcW w:w="1361" w:type="dxa"/>
            <w:vAlign w:val="bottom"/>
          </w:tcPr>
          <w:p w14:paraId="0000022E" w14:textId="77777777" w:rsidR="009E2D3C" w:rsidRPr="00ED15DE" w:rsidRDefault="00B855CF">
            <w:pPr>
              <w:jc w:val="center"/>
              <w:rPr>
                <w:szCs w:val="24"/>
              </w:rPr>
            </w:pPr>
            <w:r w:rsidRPr="00ED15DE">
              <w:rPr>
                <w:szCs w:val="24"/>
              </w:rPr>
              <w:t>0.51</w:t>
            </w:r>
          </w:p>
        </w:tc>
        <w:tc>
          <w:tcPr>
            <w:tcW w:w="1152" w:type="dxa"/>
            <w:vAlign w:val="bottom"/>
          </w:tcPr>
          <w:p w14:paraId="0000022F" w14:textId="77777777" w:rsidR="009E2D3C" w:rsidRPr="00ED15DE" w:rsidRDefault="00B855CF">
            <w:pPr>
              <w:jc w:val="center"/>
              <w:rPr>
                <w:szCs w:val="24"/>
              </w:rPr>
            </w:pPr>
            <w:r w:rsidRPr="00ED15DE">
              <w:rPr>
                <w:szCs w:val="24"/>
              </w:rPr>
              <w:t>21</w:t>
            </w:r>
          </w:p>
        </w:tc>
        <w:tc>
          <w:tcPr>
            <w:tcW w:w="1361" w:type="dxa"/>
            <w:vAlign w:val="bottom"/>
          </w:tcPr>
          <w:p w14:paraId="00000230" w14:textId="77777777" w:rsidR="009E2D3C" w:rsidRPr="00ED15DE" w:rsidRDefault="00B855CF">
            <w:pPr>
              <w:jc w:val="center"/>
              <w:rPr>
                <w:szCs w:val="24"/>
              </w:rPr>
            </w:pPr>
            <w:r w:rsidRPr="00ED15DE">
              <w:rPr>
                <w:szCs w:val="24"/>
              </w:rPr>
              <w:t>2.30</w:t>
            </w:r>
          </w:p>
        </w:tc>
        <w:tc>
          <w:tcPr>
            <w:tcW w:w="1152" w:type="dxa"/>
            <w:vAlign w:val="bottom"/>
          </w:tcPr>
          <w:p w14:paraId="00000231" w14:textId="77777777" w:rsidR="009E2D3C" w:rsidRPr="00ED15DE" w:rsidRDefault="00B855CF">
            <w:pPr>
              <w:jc w:val="center"/>
              <w:rPr>
                <w:szCs w:val="24"/>
              </w:rPr>
            </w:pPr>
            <w:r w:rsidRPr="00ED15DE">
              <w:rPr>
                <w:szCs w:val="24"/>
              </w:rPr>
              <w:t>3</w:t>
            </w:r>
          </w:p>
        </w:tc>
        <w:tc>
          <w:tcPr>
            <w:tcW w:w="1361" w:type="dxa"/>
            <w:vAlign w:val="bottom"/>
          </w:tcPr>
          <w:p w14:paraId="00000232" w14:textId="77777777" w:rsidR="009E2D3C" w:rsidRPr="00ED15DE" w:rsidRDefault="00B855CF">
            <w:pPr>
              <w:jc w:val="center"/>
              <w:rPr>
                <w:szCs w:val="24"/>
              </w:rPr>
            </w:pPr>
            <w:r w:rsidRPr="00ED15DE">
              <w:rPr>
                <w:szCs w:val="24"/>
              </w:rPr>
              <w:t>5.33</w:t>
            </w:r>
          </w:p>
        </w:tc>
      </w:tr>
      <w:tr w:rsidR="009E2D3C" w:rsidRPr="00ED15DE" w14:paraId="0A08E273" w14:textId="77777777">
        <w:trPr>
          <w:jc w:val="center"/>
        </w:trPr>
        <w:tc>
          <w:tcPr>
            <w:tcW w:w="1152" w:type="dxa"/>
            <w:vAlign w:val="center"/>
          </w:tcPr>
          <w:p w14:paraId="00000233" w14:textId="77777777" w:rsidR="009E2D3C" w:rsidRPr="00ED15DE" w:rsidRDefault="00B855CF">
            <w:pPr>
              <w:jc w:val="center"/>
              <w:rPr>
                <w:szCs w:val="24"/>
              </w:rPr>
            </w:pPr>
            <w:r w:rsidRPr="00ED15DE">
              <w:rPr>
                <w:szCs w:val="24"/>
              </w:rPr>
              <w:t>11.0</w:t>
            </w:r>
          </w:p>
        </w:tc>
        <w:tc>
          <w:tcPr>
            <w:tcW w:w="1152" w:type="dxa"/>
            <w:vAlign w:val="bottom"/>
          </w:tcPr>
          <w:p w14:paraId="00000234" w14:textId="77777777" w:rsidR="009E2D3C" w:rsidRPr="00ED15DE" w:rsidRDefault="00B855CF">
            <w:pPr>
              <w:jc w:val="center"/>
              <w:rPr>
                <w:szCs w:val="24"/>
              </w:rPr>
            </w:pPr>
            <w:r w:rsidRPr="00ED15DE">
              <w:rPr>
                <w:szCs w:val="24"/>
              </w:rPr>
              <w:t>20</w:t>
            </w:r>
          </w:p>
        </w:tc>
        <w:tc>
          <w:tcPr>
            <w:tcW w:w="1361" w:type="dxa"/>
            <w:vAlign w:val="bottom"/>
          </w:tcPr>
          <w:p w14:paraId="00000235" w14:textId="77777777" w:rsidR="009E2D3C" w:rsidRPr="00ED15DE" w:rsidRDefault="00B855CF">
            <w:pPr>
              <w:jc w:val="center"/>
              <w:rPr>
                <w:szCs w:val="24"/>
              </w:rPr>
            </w:pPr>
            <w:r w:rsidRPr="00ED15DE">
              <w:rPr>
                <w:szCs w:val="24"/>
              </w:rPr>
              <w:t>0.47</w:t>
            </w:r>
          </w:p>
        </w:tc>
        <w:tc>
          <w:tcPr>
            <w:tcW w:w="1152" w:type="dxa"/>
            <w:vAlign w:val="bottom"/>
          </w:tcPr>
          <w:p w14:paraId="00000236" w14:textId="77777777" w:rsidR="009E2D3C" w:rsidRPr="00ED15DE" w:rsidRDefault="00B855CF">
            <w:pPr>
              <w:jc w:val="center"/>
              <w:rPr>
                <w:szCs w:val="24"/>
              </w:rPr>
            </w:pPr>
            <w:r w:rsidRPr="00ED15DE">
              <w:rPr>
                <w:szCs w:val="24"/>
              </w:rPr>
              <w:t>20</w:t>
            </w:r>
          </w:p>
        </w:tc>
        <w:tc>
          <w:tcPr>
            <w:tcW w:w="1361" w:type="dxa"/>
            <w:vAlign w:val="bottom"/>
          </w:tcPr>
          <w:p w14:paraId="00000237" w14:textId="77777777" w:rsidR="009E2D3C" w:rsidRPr="00ED15DE" w:rsidRDefault="00B855CF">
            <w:pPr>
              <w:jc w:val="center"/>
              <w:rPr>
                <w:szCs w:val="24"/>
              </w:rPr>
            </w:pPr>
            <w:r w:rsidRPr="00ED15DE">
              <w:rPr>
                <w:szCs w:val="24"/>
              </w:rPr>
              <w:t>2.61</w:t>
            </w:r>
          </w:p>
        </w:tc>
        <w:tc>
          <w:tcPr>
            <w:tcW w:w="1152" w:type="dxa"/>
            <w:vAlign w:val="bottom"/>
          </w:tcPr>
          <w:p w14:paraId="00000238" w14:textId="77777777" w:rsidR="009E2D3C" w:rsidRPr="00ED15DE" w:rsidRDefault="00B855CF">
            <w:pPr>
              <w:jc w:val="center"/>
              <w:rPr>
                <w:szCs w:val="24"/>
              </w:rPr>
            </w:pPr>
            <w:r w:rsidRPr="00ED15DE">
              <w:rPr>
                <w:szCs w:val="24"/>
              </w:rPr>
              <w:t>2</w:t>
            </w:r>
          </w:p>
        </w:tc>
        <w:tc>
          <w:tcPr>
            <w:tcW w:w="1361" w:type="dxa"/>
            <w:vAlign w:val="bottom"/>
          </w:tcPr>
          <w:p w14:paraId="00000239" w14:textId="77777777" w:rsidR="009E2D3C" w:rsidRPr="00ED15DE" w:rsidRDefault="00B855CF">
            <w:pPr>
              <w:jc w:val="center"/>
              <w:rPr>
                <w:szCs w:val="24"/>
              </w:rPr>
            </w:pPr>
            <w:r w:rsidRPr="00ED15DE">
              <w:rPr>
                <w:szCs w:val="24"/>
              </w:rPr>
              <w:t>4.84</w:t>
            </w:r>
          </w:p>
        </w:tc>
      </w:tr>
      <w:tr w:rsidR="009E2D3C" w:rsidRPr="00ED15DE" w14:paraId="11E4074F" w14:textId="77777777">
        <w:trPr>
          <w:jc w:val="center"/>
        </w:trPr>
        <w:tc>
          <w:tcPr>
            <w:tcW w:w="1152" w:type="dxa"/>
            <w:vAlign w:val="center"/>
          </w:tcPr>
          <w:p w14:paraId="0000023A" w14:textId="77777777" w:rsidR="009E2D3C" w:rsidRPr="00ED15DE" w:rsidRDefault="00B855CF">
            <w:pPr>
              <w:jc w:val="center"/>
              <w:rPr>
                <w:szCs w:val="24"/>
              </w:rPr>
            </w:pPr>
            <w:r w:rsidRPr="00ED15DE">
              <w:rPr>
                <w:szCs w:val="24"/>
              </w:rPr>
              <w:t>11.5</w:t>
            </w:r>
          </w:p>
        </w:tc>
        <w:tc>
          <w:tcPr>
            <w:tcW w:w="1152" w:type="dxa"/>
            <w:vAlign w:val="bottom"/>
          </w:tcPr>
          <w:p w14:paraId="0000023B" w14:textId="77777777" w:rsidR="009E2D3C" w:rsidRPr="00ED15DE" w:rsidRDefault="00B855CF">
            <w:pPr>
              <w:jc w:val="center"/>
              <w:rPr>
                <w:szCs w:val="24"/>
              </w:rPr>
            </w:pPr>
            <w:r w:rsidRPr="00ED15DE">
              <w:rPr>
                <w:szCs w:val="24"/>
              </w:rPr>
              <w:t>16</w:t>
            </w:r>
          </w:p>
        </w:tc>
        <w:tc>
          <w:tcPr>
            <w:tcW w:w="1361" w:type="dxa"/>
            <w:vAlign w:val="bottom"/>
          </w:tcPr>
          <w:p w14:paraId="0000023C" w14:textId="77777777" w:rsidR="009E2D3C" w:rsidRPr="00ED15DE" w:rsidRDefault="00B855CF">
            <w:pPr>
              <w:jc w:val="center"/>
              <w:rPr>
                <w:szCs w:val="24"/>
              </w:rPr>
            </w:pPr>
            <w:r w:rsidRPr="00ED15DE">
              <w:rPr>
                <w:szCs w:val="24"/>
              </w:rPr>
              <w:t>0.47</w:t>
            </w:r>
          </w:p>
        </w:tc>
        <w:tc>
          <w:tcPr>
            <w:tcW w:w="1152" w:type="dxa"/>
            <w:vAlign w:val="bottom"/>
          </w:tcPr>
          <w:p w14:paraId="0000023D" w14:textId="77777777" w:rsidR="009E2D3C" w:rsidRPr="00ED15DE" w:rsidRDefault="00B855CF">
            <w:pPr>
              <w:jc w:val="center"/>
              <w:rPr>
                <w:szCs w:val="24"/>
              </w:rPr>
            </w:pPr>
            <w:r w:rsidRPr="00ED15DE">
              <w:rPr>
                <w:szCs w:val="24"/>
              </w:rPr>
              <w:t>17</w:t>
            </w:r>
          </w:p>
        </w:tc>
        <w:tc>
          <w:tcPr>
            <w:tcW w:w="1361" w:type="dxa"/>
            <w:vAlign w:val="bottom"/>
          </w:tcPr>
          <w:p w14:paraId="0000023E" w14:textId="77777777" w:rsidR="009E2D3C" w:rsidRPr="00ED15DE" w:rsidRDefault="00B855CF">
            <w:pPr>
              <w:jc w:val="center"/>
              <w:rPr>
                <w:szCs w:val="24"/>
              </w:rPr>
            </w:pPr>
            <w:r w:rsidRPr="00ED15DE">
              <w:rPr>
                <w:szCs w:val="24"/>
              </w:rPr>
              <w:t>2.31</w:t>
            </w:r>
          </w:p>
        </w:tc>
        <w:tc>
          <w:tcPr>
            <w:tcW w:w="1152" w:type="dxa"/>
            <w:vAlign w:val="bottom"/>
          </w:tcPr>
          <w:p w14:paraId="0000023F" w14:textId="77777777" w:rsidR="009E2D3C" w:rsidRPr="00ED15DE" w:rsidRDefault="00B855CF">
            <w:pPr>
              <w:jc w:val="center"/>
              <w:rPr>
                <w:szCs w:val="24"/>
              </w:rPr>
            </w:pPr>
            <w:r w:rsidRPr="00ED15DE">
              <w:rPr>
                <w:szCs w:val="24"/>
              </w:rPr>
              <w:t>1</w:t>
            </w:r>
          </w:p>
        </w:tc>
        <w:tc>
          <w:tcPr>
            <w:tcW w:w="1361" w:type="dxa"/>
            <w:vAlign w:val="bottom"/>
          </w:tcPr>
          <w:p w14:paraId="00000240" w14:textId="77777777" w:rsidR="009E2D3C" w:rsidRPr="00ED15DE" w:rsidRDefault="00B855CF">
            <w:pPr>
              <w:jc w:val="center"/>
              <w:rPr>
                <w:szCs w:val="24"/>
              </w:rPr>
            </w:pPr>
            <w:r w:rsidRPr="00ED15DE">
              <w:rPr>
                <w:szCs w:val="24"/>
              </w:rPr>
              <w:t>3.85</w:t>
            </w:r>
          </w:p>
        </w:tc>
      </w:tr>
      <w:tr w:rsidR="009E2D3C" w:rsidRPr="00ED15DE" w14:paraId="73F92EA3" w14:textId="77777777">
        <w:trPr>
          <w:jc w:val="center"/>
        </w:trPr>
        <w:tc>
          <w:tcPr>
            <w:tcW w:w="1152" w:type="dxa"/>
            <w:vAlign w:val="center"/>
          </w:tcPr>
          <w:p w14:paraId="00000241" w14:textId="77777777" w:rsidR="009E2D3C" w:rsidRPr="00ED15DE" w:rsidRDefault="00B855CF">
            <w:pPr>
              <w:jc w:val="center"/>
              <w:rPr>
                <w:szCs w:val="24"/>
              </w:rPr>
            </w:pPr>
            <w:r w:rsidRPr="00ED15DE">
              <w:rPr>
                <w:szCs w:val="24"/>
              </w:rPr>
              <w:t>12.0</w:t>
            </w:r>
          </w:p>
        </w:tc>
        <w:tc>
          <w:tcPr>
            <w:tcW w:w="1152" w:type="dxa"/>
            <w:vAlign w:val="bottom"/>
          </w:tcPr>
          <w:p w14:paraId="00000242" w14:textId="77777777" w:rsidR="009E2D3C" w:rsidRPr="00ED15DE" w:rsidRDefault="00B855CF">
            <w:pPr>
              <w:jc w:val="center"/>
              <w:rPr>
                <w:szCs w:val="24"/>
              </w:rPr>
            </w:pPr>
            <w:r w:rsidRPr="00ED15DE">
              <w:rPr>
                <w:szCs w:val="24"/>
              </w:rPr>
              <w:t>16</w:t>
            </w:r>
          </w:p>
        </w:tc>
        <w:tc>
          <w:tcPr>
            <w:tcW w:w="1361" w:type="dxa"/>
            <w:vAlign w:val="bottom"/>
          </w:tcPr>
          <w:p w14:paraId="00000243" w14:textId="77777777" w:rsidR="009E2D3C" w:rsidRPr="00ED15DE" w:rsidRDefault="00B855CF">
            <w:pPr>
              <w:jc w:val="center"/>
              <w:rPr>
                <w:szCs w:val="24"/>
              </w:rPr>
            </w:pPr>
            <w:r w:rsidRPr="00ED15DE">
              <w:rPr>
                <w:szCs w:val="24"/>
              </w:rPr>
              <w:t>0.43</w:t>
            </w:r>
          </w:p>
        </w:tc>
        <w:tc>
          <w:tcPr>
            <w:tcW w:w="1152" w:type="dxa"/>
            <w:vAlign w:val="bottom"/>
          </w:tcPr>
          <w:p w14:paraId="00000244" w14:textId="77777777" w:rsidR="009E2D3C" w:rsidRPr="00ED15DE" w:rsidRDefault="00B855CF">
            <w:pPr>
              <w:jc w:val="center"/>
              <w:rPr>
                <w:szCs w:val="24"/>
              </w:rPr>
            </w:pPr>
            <w:r w:rsidRPr="00ED15DE">
              <w:rPr>
                <w:szCs w:val="24"/>
              </w:rPr>
              <w:t>16</w:t>
            </w:r>
          </w:p>
        </w:tc>
        <w:tc>
          <w:tcPr>
            <w:tcW w:w="1361" w:type="dxa"/>
            <w:vAlign w:val="bottom"/>
          </w:tcPr>
          <w:p w14:paraId="00000245" w14:textId="77777777" w:rsidR="009E2D3C" w:rsidRPr="00ED15DE" w:rsidRDefault="00B855CF">
            <w:pPr>
              <w:jc w:val="center"/>
              <w:rPr>
                <w:szCs w:val="24"/>
              </w:rPr>
            </w:pPr>
            <w:r w:rsidRPr="00ED15DE">
              <w:rPr>
                <w:szCs w:val="24"/>
              </w:rPr>
              <w:t>2.21</w:t>
            </w:r>
          </w:p>
        </w:tc>
        <w:tc>
          <w:tcPr>
            <w:tcW w:w="1152" w:type="dxa"/>
            <w:vAlign w:val="bottom"/>
          </w:tcPr>
          <w:p w14:paraId="00000246" w14:textId="77777777" w:rsidR="009E2D3C" w:rsidRPr="00ED15DE" w:rsidRDefault="00B855CF">
            <w:pPr>
              <w:jc w:val="center"/>
              <w:rPr>
                <w:szCs w:val="24"/>
              </w:rPr>
            </w:pPr>
            <w:r w:rsidRPr="00ED15DE">
              <w:rPr>
                <w:szCs w:val="24"/>
              </w:rPr>
              <w:t>1</w:t>
            </w:r>
          </w:p>
        </w:tc>
        <w:tc>
          <w:tcPr>
            <w:tcW w:w="1361" w:type="dxa"/>
            <w:vAlign w:val="bottom"/>
          </w:tcPr>
          <w:p w14:paraId="00000247" w14:textId="77777777" w:rsidR="009E2D3C" w:rsidRPr="00ED15DE" w:rsidRDefault="00B855CF">
            <w:pPr>
              <w:jc w:val="center"/>
              <w:rPr>
                <w:szCs w:val="24"/>
              </w:rPr>
            </w:pPr>
            <w:r w:rsidRPr="00ED15DE">
              <w:rPr>
                <w:szCs w:val="24"/>
              </w:rPr>
              <w:t>3.91</w:t>
            </w:r>
          </w:p>
        </w:tc>
      </w:tr>
      <w:tr w:rsidR="009E2D3C" w:rsidRPr="00ED15DE" w14:paraId="397F2913" w14:textId="77777777">
        <w:trPr>
          <w:jc w:val="center"/>
        </w:trPr>
        <w:tc>
          <w:tcPr>
            <w:tcW w:w="1152" w:type="dxa"/>
            <w:vAlign w:val="center"/>
          </w:tcPr>
          <w:p w14:paraId="00000248" w14:textId="77777777" w:rsidR="009E2D3C" w:rsidRPr="00ED15DE" w:rsidRDefault="00B855CF">
            <w:pPr>
              <w:jc w:val="center"/>
              <w:rPr>
                <w:szCs w:val="24"/>
              </w:rPr>
            </w:pPr>
            <w:r w:rsidRPr="00ED15DE">
              <w:rPr>
                <w:szCs w:val="24"/>
              </w:rPr>
              <w:t>12.5</w:t>
            </w:r>
          </w:p>
        </w:tc>
        <w:tc>
          <w:tcPr>
            <w:tcW w:w="1152" w:type="dxa"/>
            <w:vAlign w:val="bottom"/>
          </w:tcPr>
          <w:p w14:paraId="00000249" w14:textId="77777777" w:rsidR="009E2D3C" w:rsidRPr="00ED15DE" w:rsidRDefault="00B855CF">
            <w:pPr>
              <w:jc w:val="center"/>
              <w:rPr>
                <w:szCs w:val="24"/>
              </w:rPr>
            </w:pPr>
            <w:r w:rsidRPr="00ED15DE">
              <w:rPr>
                <w:szCs w:val="24"/>
              </w:rPr>
              <w:t>12</w:t>
            </w:r>
          </w:p>
        </w:tc>
        <w:tc>
          <w:tcPr>
            <w:tcW w:w="1361" w:type="dxa"/>
            <w:vAlign w:val="bottom"/>
          </w:tcPr>
          <w:p w14:paraId="0000024A" w14:textId="77777777" w:rsidR="009E2D3C" w:rsidRPr="00ED15DE" w:rsidRDefault="00B855CF">
            <w:pPr>
              <w:jc w:val="center"/>
              <w:rPr>
                <w:szCs w:val="24"/>
              </w:rPr>
            </w:pPr>
            <w:r w:rsidRPr="00ED15DE">
              <w:rPr>
                <w:szCs w:val="24"/>
              </w:rPr>
              <w:t>0.43</w:t>
            </w:r>
          </w:p>
        </w:tc>
        <w:tc>
          <w:tcPr>
            <w:tcW w:w="1152" w:type="dxa"/>
            <w:vAlign w:val="bottom"/>
          </w:tcPr>
          <w:p w14:paraId="0000024B" w14:textId="77777777" w:rsidR="009E2D3C" w:rsidRPr="00ED15DE" w:rsidRDefault="00B855CF">
            <w:pPr>
              <w:jc w:val="center"/>
              <w:rPr>
                <w:szCs w:val="24"/>
              </w:rPr>
            </w:pPr>
            <w:r w:rsidRPr="00ED15DE">
              <w:rPr>
                <w:szCs w:val="24"/>
              </w:rPr>
              <w:t>11</w:t>
            </w:r>
          </w:p>
        </w:tc>
        <w:tc>
          <w:tcPr>
            <w:tcW w:w="1361" w:type="dxa"/>
            <w:vAlign w:val="bottom"/>
          </w:tcPr>
          <w:p w14:paraId="0000024C" w14:textId="77777777" w:rsidR="009E2D3C" w:rsidRPr="00ED15DE" w:rsidRDefault="00B855CF">
            <w:pPr>
              <w:jc w:val="center"/>
              <w:rPr>
                <w:szCs w:val="24"/>
              </w:rPr>
            </w:pPr>
            <w:r w:rsidRPr="00ED15DE">
              <w:rPr>
                <w:szCs w:val="24"/>
              </w:rPr>
              <w:t>2.11</w:t>
            </w:r>
          </w:p>
        </w:tc>
        <w:tc>
          <w:tcPr>
            <w:tcW w:w="1152" w:type="dxa"/>
            <w:vAlign w:val="bottom"/>
          </w:tcPr>
          <w:p w14:paraId="0000024D" w14:textId="77777777" w:rsidR="009E2D3C" w:rsidRPr="00ED15DE" w:rsidRDefault="00B855CF">
            <w:pPr>
              <w:jc w:val="center"/>
              <w:rPr>
                <w:szCs w:val="24"/>
              </w:rPr>
            </w:pPr>
            <w:r w:rsidRPr="00ED15DE">
              <w:rPr>
                <w:szCs w:val="24"/>
              </w:rPr>
              <w:t>1</w:t>
            </w:r>
          </w:p>
        </w:tc>
        <w:tc>
          <w:tcPr>
            <w:tcW w:w="1361" w:type="dxa"/>
            <w:vAlign w:val="bottom"/>
          </w:tcPr>
          <w:p w14:paraId="0000024E" w14:textId="77777777" w:rsidR="009E2D3C" w:rsidRPr="00ED15DE" w:rsidRDefault="00B855CF">
            <w:pPr>
              <w:jc w:val="center"/>
              <w:rPr>
                <w:szCs w:val="24"/>
              </w:rPr>
            </w:pPr>
            <w:r w:rsidRPr="00ED15DE">
              <w:rPr>
                <w:szCs w:val="24"/>
              </w:rPr>
              <w:t>3.63</w:t>
            </w:r>
          </w:p>
        </w:tc>
      </w:tr>
      <w:tr w:rsidR="009E2D3C" w:rsidRPr="00ED15DE" w14:paraId="5E5797E4" w14:textId="77777777">
        <w:trPr>
          <w:jc w:val="center"/>
        </w:trPr>
        <w:tc>
          <w:tcPr>
            <w:tcW w:w="1152" w:type="dxa"/>
            <w:vAlign w:val="center"/>
          </w:tcPr>
          <w:p w14:paraId="0000024F" w14:textId="77777777" w:rsidR="009E2D3C" w:rsidRPr="00ED15DE" w:rsidRDefault="00B855CF">
            <w:pPr>
              <w:jc w:val="center"/>
              <w:rPr>
                <w:szCs w:val="24"/>
              </w:rPr>
            </w:pPr>
            <w:r w:rsidRPr="00ED15DE">
              <w:rPr>
                <w:szCs w:val="24"/>
              </w:rPr>
              <w:t>13.0</w:t>
            </w:r>
          </w:p>
        </w:tc>
        <w:tc>
          <w:tcPr>
            <w:tcW w:w="1152" w:type="dxa"/>
            <w:vAlign w:val="bottom"/>
          </w:tcPr>
          <w:p w14:paraId="00000250" w14:textId="77777777" w:rsidR="009E2D3C" w:rsidRPr="00ED15DE" w:rsidRDefault="00B855CF">
            <w:pPr>
              <w:jc w:val="center"/>
              <w:rPr>
                <w:szCs w:val="24"/>
              </w:rPr>
            </w:pPr>
            <w:r w:rsidRPr="00ED15DE">
              <w:rPr>
                <w:szCs w:val="24"/>
              </w:rPr>
              <w:t>6</w:t>
            </w:r>
          </w:p>
        </w:tc>
        <w:tc>
          <w:tcPr>
            <w:tcW w:w="1361" w:type="dxa"/>
            <w:vAlign w:val="bottom"/>
          </w:tcPr>
          <w:p w14:paraId="00000251" w14:textId="77777777" w:rsidR="009E2D3C" w:rsidRPr="00ED15DE" w:rsidRDefault="00B855CF">
            <w:pPr>
              <w:jc w:val="center"/>
              <w:rPr>
                <w:szCs w:val="24"/>
              </w:rPr>
            </w:pPr>
            <w:r w:rsidRPr="00ED15DE">
              <w:rPr>
                <w:szCs w:val="24"/>
              </w:rPr>
              <w:t>0.55</w:t>
            </w:r>
          </w:p>
        </w:tc>
        <w:tc>
          <w:tcPr>
            <w:tcW w:w="1152" w:type="dxa"/>
            <w:vAlign w:val="bottom"/>
          </w:tcPr>
          <w:p w14:paraId="00000252" w14:textId="77777777" w:rsidR="009E2D3C" w:rsidRPr="00ED15DE" w:rsidRDefault="00B855CF">
            <w:pPr>
              <w:jc w:val="center"/>
              <w:rPr>
                <w:szCs w:val="24"/>
              </w:rPr>
            </w:pPr>
            <w:r w:rsidRPr="00ED15DE">
              <w:rPr>
                <w:szCs w:val="24"/>
              </w:rPr>
              <w:t>5</w:t>
            </w:r>
          </w:p>
        </w:tc>
        <w:tc>
          <w:tcPr>
            <w:tcW w:w="1361" w:type="dxa"/>
            <w:vAlign w:val="bottom"/>
          </w:tcPr>
          <w:p w14:paraId="00000253" w14:textId="77777777" w:rsidR="009E2D3C" w:rsidRPr="00ED15DE" w:rsidRDefault="00B855CF">
            <w:pPr>
              <w:jc w:val="center"/>
              <w:rPr>
                <w:szCs w:val="24"/>
              </w:rPr>
            </w:pPr>
            <w:r w:rsidRPr="00ED15DE">
              <w:rPr>
                <w:szCs w:val="24"/>
              </w:rPr>
              <w:t>2.6</w:t>
            </w:r>
          </w:p>
        </w:tc>
        <w:tc>
          <w:tcPr>
            <w:tcW w:w="1152" w:type="dxa"/>
            <w:vAlign w:val="bottom"/>
          </w:tcPr>
          <w:p w14:paraId="00000254" w14:textId="77777777" w:rsidR="009E2D3C" w:rsidRPr="00ED15DE" w:rsidRDefault="00B855CF">
            <w:pPr>
              <w:jc w:val="center"/>
              <w:rPr>
                <w:szCs w:val="24"/>
              </w:rPr>
            </w:pPr>
            <w:r w:rsidRPr="00ED15DE">
              <w:rPr>
                <w:szCs w:val="24"/>
              </w:rPr>
              <w:t>1</w:t>
            </w:r>
          </w:p>
        </w:tc>
        <w:tc>
          <w:tcPr>
            <w:tcW w:w="1361" w:type="dxa"/>
            <w:vAlign w:val="bottom"/>
          </w:tcPr>
          <w:p w14:paraId="00000255" w14:textId="77777777" w:rsidR="009E2D3C" w:rsidRPr="00ED15DE" w:rsidRDefault="00B855CF">
            <w:pPr>
              <w:jc w:val="center"/>
              <w:rPr>
                <w:szCs w:val="24"/>
              </w:rPr>
            </w:pPr>
            <w:r w:rsidRPr="00ED15DE">
              <w:rPr>
                <w:szCs w:val="24"/>
              </w:rPr>
              <w:t>4.11</w:t>
            </w:r>
          </w:p>
        </w:tc>
      </w:tr>
      <w:tr w:rsidR="009E2D3C" w:rsidRPr="00ED15DE" w14:paraId="616AE56F" w14:textId="77777777">
        <w:trPr>
          <w:jc w:val="center"/>
        </w:trPr>
        <w:tc>
          <w:tcPr>
            <w:tcW w:w="1152" w:type="dxa"/>
            <w:vAlign w:val="center"/>
          </w:tcPr>
          <w:p w14:paraId="00000256" w14:textId="77777777" w:rsidR="009E2D3C" w:rsidRPr="00ED15DE" w:rsidRDefault="00B855CF">
            <w:pPr>
              <w:jc w:val="center"/>
              <w:rPr>
                <w:szCs w:val="24"/>
              </w:rPr>
            </w:pPr>
            <w:r w:rsidRPr="00ED15DE">
              <w:rPr>
                <w:szCs w:val="24"/>
              </w:rPr>
              <w:t>13.5</w:t>
            </w:r>
          </w:p>
        </w:tc>
        <w:tc>
          <w:tcPr>
            <w:tcW w:w="1152" w:type="dxa"/>
            <w:vAlign w:val="bottom"/>
          </w:tcPr>
          <w:p w14:paraId="00000257" w14:textId="77777777" w:rsidR="009E2D3C" w:rsidRPr="00ED15DE" w:rsidRDefault="00B855CF">
            <w:pPr>
              <w:jc w:val="center"/>
              <w:rPr>
                <w:szCs w:val="24"/>
              </w:rPr>
            </w:pPr>
            <w:r w:rsidRPr="00ED15DE">
              <w:rPr>
                <w:szCs w:val="24"/>
              </w:rPr>
              <w:t>5</w:t>
            </w:r>
          </w:p>
        </w:tc>
        <w:tc>
          <w:tcPr>
            <w:tcW w:w="1361" w:type="dxa"/>
            <w:vAlign w:val="bottom"/>
          </w:tcPr>
          <w:p w14:paraId="00000258" w14:textId="77777777" w:rsidR="009E2D3C" w:rsidRPr="00ED15DE" w:rsidRDefault="00B855CF">
            <w:pPr>
              <w:jc w:val="center"/>
              <w:rPr>
                <w:szCs w:val="24"/>
              </w:rPr>
            </w:pPr>
            <w:r w:rsidRPr="00ED15DE">
              <w:rPr>
                <w:szCs w:val="24"/>
              </w:rPr>
              <w:t>0.58</w:t>
            </w:r>
          </w:p>
        </w:tc>
        <w:tc>
          <w:tcPr>
            <w:tcW w:w="1152" w:type="dxa"/>
            <w:vAlign w:val="bottom"/>
          </w:tcPr>
          <w:p w14:paraId="00000259" w14:textId="77777777" w:rsidR="009E2D3C" w:rsidRPr="00ED15DE" w:rsidRDefault="00B855CF">
            <w:pPr>
              <w:jc w:val="center"/>
              <w:rPr>
                <w:szCs w:val="24"/>
              </w:rPr>
            </w:pPr>
            <w:r w:rsidRPr="00ED15DE">
              <w:rPr>
                <w:szCs w:val="24"/>
              </w:rPr>
              <w:t>4</w:t>
            </w:r>
          </w:p>
        </w:tc>
        <w:tc>
          <w:tcPr>
            <w:tcW w:w="1361" w:type="dxa"/>
            <w:vAlign w:val="bottom"/>
          </w:tcPr>
          <w:p w14:paraId="0000025A" w14:textId="77777777" w:rsidR="009E2D3C" w:rsidRPr="00ED15DE" w:rsidRDefault="00B855CF">
            <w:pPr>
              <w:jc w:val="center"/>
              <w:rPr>
                <w:szCs w:val="24"/>
              </w:rPr>
            </w:pPr>
            <w:r w:rsidRPr="00ED15DE">
              <w:rPr>
                <w:szCs w:val="24"/>
              </w:rPr>
              <w:t>2.09</w:t>
            </w:r>
          </w:p>
        </w:tc>
        <w:tc>
          <w:tcPr>
            <w:tcW w:w="1152" w:type="dxa"/>
            <w:vAlign w:val="bottom"/>
          </w:tcPr>
          <w:p w14:paraId="0000025B" w14:textId="77777777" w:rsidR="009E2D3C" w:rsidRPr="00ED15DE" w:rsidRDefault="00B855CF">
            <w:pPr>
              <w:jc w:val="center"/>
              <w:rPr>
                <w:szCs w:val="24"/>
              </w:rPr>
            </w:pPr>
            <w:r w:rsidRPr="00ED15DE">
              <w:rPr>
                <w:szCs w:val="24"/>
              </w:rPr>
              <w:t>1</w:t>
            </w:r>
          </w:p>
        </w:tc>
        <w:tc>
          <w:tcPr>
            <w:tcW w:w="1361" w:type="dxa"/>
            <w:vAlign w:val="bottom"/>
          </w:tcPr>
          <w:p w14:paraId="0000025C" w14:textId="77777777" w:rsidR="009E2D3C" w:rsidRPr="00ED15DE" w:rsidRDefault="00B855CF">
            <w:pPr>
              <w:jc w:val="center"/>
              <w:rPr>
                <w:szCs w:val="24"/>
              </w:rPr>
            </w:pPr>
            <w:r w:rsidRPr="00ED15DE">
              <w:rPr>
                <w:szCs w:val="24"/>
              </w:rPr>
              <w:t>3.76</w:t>
            </w:r>
          </w:p>
        </w:tc>
      </w:tr>
      <w:tr w:rsidR="009E2D3C" w:rsidRPr="00ED15DE" w14:paraId="5CF0CAD5" w14:textId="77777777">
        <w:trPr>
          <w:jc w:val="center"/>
        </w:trPr>
        <w:tc>
          <w:tcPr>
            <w:tcW w:w="1152" w:type="dxa"/>
            <w:vAlign w:val="center"/>
          </w:tcPr>
          <w:p w14:paraId="0000025D" w14:textId="77777777" w:rsidR="009E2D3C" w:rsidRPr="00ED15DE" w:rsidRDefault="00B855CF">
            <w:pPr>
              <w:jc w:val="center"/>
              <w:rPr>
                <w:szCs w:val="24"/>
              </w:rPr>
            </w:pPr>
            <w:r w:rsidRPr="00ED15DE">
              <w:rPr>
                <w:szCs w:val="24"/>
              </w:rPr>
              <w:t>14.0</w:t>
            </w:r>
          </w:p>
        </w:tc>
        <w:tc>
          <w:tcPr>
            <w:tcW w:w="1152" w:type="dxa"/>
            <w:vAlign w:val="bottom"/>
          </w:tcPr>
          <w:p w14:paraId="0000025E" w14:textId="77777777" w:rsidR="009E2D3C" w:rsidRPr="00ED15DE" w:rsidRDefault="00B855CF">
            <w:pPr>
              <w:jc w:val="center"/>
              <w:rPr>
                <w:szCs w:val="24"/>
              </w:rPr>
            </w:pPr>
            <w:r w:rsidRPr="00ED15DE">
              <w:rPr>
                <w:szCs w:val="24"/>
              </w:rPr>
              <w:t>3</w:t>
            </w:r>
          </w:p>
        </w:tc>
        <w:tc>
          <w:tcPr>
            <w:tcW w:w="1361" w:type="dxa"/>
            <w:vAlign w:val="bottom"/>
          </w:tcPr>
          <w:p w14:paraId="0000025F" w14:textId="77777777" w:rsidR="009E2D3C" w:rsidRPr="00ED15DE" w:rsidRDefault="00B855CF">
            <w:pPr>
              <w:jc w:val="center"/>
              <w:rPr>
                <w:szCs w:val="24"/>
              </w:rPr>
            </w:pPr>
            <w:r w:rsidRPr="00ED15DE">
              <w:rPr>
                <w:szCs w:val="24"/>
              </w:rPr>
              <w:t>0.62</w:t>
            </w:r>
          </w:p>
        </w:tc>
        <w:tc>
          <w:tcPr>
            <w:tcW w:w="1152" w:type="dxa"/>
            <w:vAlign w:val="bottom"/>
          </w:tcPr>
          <w:p w14:paraId="00000260" w14:textId="77777777" w:rsidR="009E2D3C" w:rsidRPr="00ED15DE" w:rsidRDefault="00B855CF">
            <w:pPr>
              <w:jc w:val="center"/>
              <w:rPr>
                <w:szCs w:val="24"/>
              </w:rPr>
            </w:pPr>
            <w:r w:rsidRPr="00ED15DE">
              <w:rPr>
                <w:szCs w:val="24"/>
              </w:rPr>
              <w:t>3</w:t>
            </w:r>
          </w:p>
        </w:tc>
        <w:tc>
          <w:tcPr>
            <w:tcW w:w="1361" w:type="dxa"/>
            <w:vAlign w:val="bottom"/>
          </w:tcPr>
          <w:p w14:paraId="00000261" w14:textId="77777777" w:rsidR="009E2D3C" w:rsidRPr="00ED15DE" w:rsidRDefault="00B855CF">
            <w:pPr>
              <w:jc w:val="center"/>
              <w:rPr>
                <w:szCs w:val="24"/>
              </w:rPr>
            </w:pPr>
            <w:r w:rsidRPr="00ED15DE">
              <w:rPr>
                <w:szCs w:val="24"/>
              </w:rPr>
              <w:t>1.57</w:t>
            </w:r>
          </w:p>
        </w:tc>
        <w:tc>
          <w:tcPr>
            <w:tcW w:w="1152" w:type="dxa"/>
            <w:vAlign w:val="center"/>
          </w:tcPr>
          <w:p w14:paraId="00000262" w14:textId="77777777" w:rsidR="009E2D3C" w:rsidRPr="00ED15DE" w:rsidRDefault="00B855CF">
            <w:pPr>
              <w:jc w:val="center"/>
              <w:rPr>
                <w:szCs w:val="24"/>
              </w:rPr>
            </w:pPr>
            <w:r w:rsidRPr="00ED15DE">
              <w:rPr>
                <w:szCs w:val="24"/>
              </w:rPr>
              <w:t>--</w:t>
            </w:r>
          </w:p>
        </w:tc>
        <w:tc>
          <w:tcPr>
            <w:tcW w:w="1361" w:type="dxa"/>
            <w:vAlign w:val="center"/>
          </w:tcPr>
          <w:p w14:paraId="00000263" w14:textId="77777777" w:rsidR="009E2D3C" w:rsidRPr="00ED15DE" w:rsidRDefault="00B855CF">
            <w:pPr>
              <w:jc w:val="center"/>
              <w:rPr>
                <w:szCs w:val="24"/>
              </w:rPr>
            </w:pPr>
            <w:r w:rsidRPr="00ED15DE">
              <w:rPr>
                <w:szCs w:val="24"/>
              </w:rPr>
              <w:t>--</w:t>
            </w:r>
          </w:p>
        </w:tc>
      </w:tr>
      <w:tr w:rsidR="009E2D3C" w:rsidRPr="00ED15DE" w14:paraId="1CA242B8" w14:textId="77777777">
        <w:trPr>
          <w:jc w:val="center"/>
        </w:trPr>
        <w:tc>
          <w:tcPr>
            <w:tcW w:w="1152" w:type="dxa"/>
            <w:vAlign w:val="center"/>
          </w:tcPr>
          <w:p w14:paraId="00000264" w14:textId="77777777" w:rsidR="009E2D3C" w:rsidRPr="00ED15DE" w:rsidRDefault="00B855CF">
            <w:pPr>
              <w:jc w:val="center"/>
              <w:rPr>
                <w:szCs w:val="24"/>
              </w:rPr>
            </w:pPr>
            <w:r w:rsidRPr="00ED15DE">
              <w:rPr>
                <w:szCs w:val="24"/>
              </w:rPr>
              <w:t>14.5</w:t>
            </w:r>
          </w:p>
        </w:tc>
        <w:tc>
          <w:tcPr>
            <w:tcW w:w="1152" w:type="dxa"/>
            <w:vAlign w:val="bottom"/>
          </w:tcPr>
          <w:p w14:paraId="00000265" w14:textId="77777777" w:rsidR="009E2D3C" w:rsidRPr="00ED15DE" w:rsidRDefault="00B855CF">
            <w:pPr>
              <w:jc w:val="center"/>
              <w:rPr>
                <w:szCs w:val="24"/>
              </w:rPr>
            </w:pPr>
            <w:r w:rsidRPr="00ED15DE">
              <w:rPr>
                <w:szCs w:val="24"/>
              </w:rPr>
              <w:t>3</w:t>
            </w:r>
          </w:p>
        </w:tc>
        <w:tc>
          <w:tcPr>
            <w:tcW w:w="1361" w:type="dxa"/>
            <w:vAlign w:val="bottom"/>
          </w:tcPr>
          <w:p w14:paraId="00000266" w14:textId="77777777" w:rsidR="009E2D3C" w:rsidRPr="00ED15DE" w:rsidRDefault="00B855CF">
            <w:pPr>
              <w:jc w:val="center"/>
              <w:rPr>
                <w:szCs w:val="24"/>
              </w:rPr>
            </w:pPr>
            <w:r w:rsidRPr="00ED15DE">
              <w:rPr>
                <w:szCs w:val="24"/>
              </w:rPr>
              <w:t>0.60</w:t>
            </w:r>
          </w:p>
        </w:tc>
        <w:tc>
          <w:tcPr>
            <w:tcW w:w="1152" w:type="dxa"/>
            <w:vAlign w:val="bottom"/>
          </w:tcPr>
          <w:p w14:paraId="00000267" w14:textId="77777777" w:rsidR="009E2D3C" w:rsidRPr="00ED15DE" w:rsidRDefault="00B855CF">
            <w:pPr>
              <w:jc w:val="center"/>
              <w:rPr>
                <w:szCs w:val="24"/>
              </w:rPr>
            </w:pPr>
            <w:r w:rsidRPr="00ED15DE">
              <w:rPr>
                <w:szCs w:val="24"/>
              </w:rPr>
              <w:t>3</w:t>
            </w:r>
          </w:p>
        </w:tc>
        <w:tc>
          <w:tcPr>
            <w:tcW w:w="1361" w:type="dxa"/>
            <w:vAlign w:val="bottom"/>
          </w:tcPr>
          <w:p w14:paraId="00000268" w14:textId="77777777" w:rsidR="009E2D3C" w:rsidRPr="00ED15DE" w:rsidRDefault="00B855CF">
            <w:pPr>
              <w:jc w:val="center"/>
              <w:rPr>
                <w:szCs w:val="24"/>
              </w:rPr>
            </w:pPr>
            <w:r w:rsidRPr="00ED15DE">
              <w:rPr>
                <w:szCs w:val="24"/>
              </w:rPr>
              <w:t>1.69</w:t>
            </w:r>
          </w:p>
        </w:tc>
        <w:tc>
          <w:tcPr>
            <w:tcW w:w="1152" w:type="dxa"/>
            <w:vAlign w:val="center"/>
          </w:tcPr>
          <w:p w14:paraId="00000269" w14:textId="77777777" w:rsidR="009E2D3C" w:rsidRPr="00ED15DE" w:rsidRDefault="00B855CF">
            <w:pPr>
              <w:jc w:val="center"/>
              <w:rPr>
                <w:szCs w:val="24"/>
              </w:rPr>
            </w:pPr>
            <w:r w:rsidRPr="00ED15DE">
              <w:rPr>
                <w:szCs w:val="24"/>
              </w:rPr>
              <w:t>--</w:t>
            </w:r>
          </w:p>
        </w:tc>
        <w:tc>
          <w:tcPr>
            <w:tcW w:w="1361" w:type="dxa"/>
            <w:vAlign w:val="center"/>
          </w:tcPr>
          <w:p w14:paraId="0000026A" w14:textId="77777777" w:rsidR="009E2D3C" w:rsidRPr="00ED15DE" w:rsidRDefault="00B855CF">
            <w:pPr>
              <w:jc w:val="center"/>
              <w:rPr>
                <w:szCs w:val="24"/>
              </w:rPr>
            </w:pPr>
            <w:r w:rsidRPr="00ED15DE">
              <w:rPr>
                <w:szCs w:val="24"/>
              </w:rPr>
              <w:t>--</w:t>
            </w:r>
          </w:p>
        </w:tc>
      </w:tr>
      <w:tr w:rsidR="009E2D3C" w:rsidRPr="00ED15DE" w14:paraId="17E6518E" w14:textId="77777777">
        <w:trPr>
          <w:jc w:val="center"/>
        </w:trPr>
        <w:tc>
          <w:tcPr>
            <w:tcW w:w="1152" w:type="dxa"/>
            <w:vAlign w:val="center"/>
          </w:tcPr>
          <w:p w14:paraId="0000026B" w14:textId="77777777" w:rsidR="009E2D3C" w:rsidRPr="00ED15DE" w:rsidRDefault="00B855CF">
            <w:pPr>
              <w:jc w:val="center"/>
              <w:rPr>
                <w:szCs w:val="24"/>
              </w:rPr>
            </w:pPr>
            <w:r w:rsidRPr="00ED15DE">
              <w:rPr>
                <w:szCs w:val="24"/>
              </w:rPr>
              <w:t>15.0</w:t>
            </w:r>
          </w:p>
        </w:tc>
        <w:tc>
          <w:tcPr>
            <w:tcW w:w="1152" w:type="dxa"/>
            <w:vAlign w:val="bottom"/>
          </w:tcPr>
          <w:p w14:paraId="0000026C" w14:textId="77777777" w:rsidR="009E2D3C" w:rsidRPr="00ED15DE" w:rsidRDefault="00B855CF">
            <w:pPr>
              <w:jc w:val="center"/>
              <w:rPr>
                <w:szCs w:val="24"/>
              </w:rPr>
            </w:pPr>
            <w:r w:rsidRPr="00ED15DE">
              <w:rPr>
                <w:szCs w:val="24"/>
              </w:rPr>
              <w:t>2</w:t>
            </w:r>
          </w:p>
        </w:tc>
        <w:tc>
          <w:tcPr>
            <w:tcW w:w="1361" w:type="dxa"/>
            <w:vAlign w:val="bottom"/>
          </w:tcPr>
          <w:p w14:paraId="0000026D" w14:textId="77777777" w:rsidR="009E2D3C" w:rsidRPr="00ED15DE" w:rsidRDefault="00B855CF">
            <w:pPr>
              <w:jc w:val="center"/>
              <w:rPr>
                <w:szCs w:val="24"/>
              </w:rPr>
            </w:pPr>
            <w:r w:rsidRPr="00ED15DE">
              <w:rPr>
                <w:szCs w:val="24"/>
              </w:rPr>
              <w:t>0.64</w:t>
            </w:r>
          </w:p>
        </w:tc>
        <w:tc>
          <w:tcPr>
            <w:tcW w:w="1152" w:type="dxa"/>
            <w:vAlign w:val="bottom"/>
          </w:tcPr>
          <w:p w14:paraId="0000026E" w14:textId="77777777" w:rsidR="009E2D3C" w:rsidRPr="00ED15DE" w:rsidRDefault="00B855CF">
            <w:pPr>
              <w:jc w:val="center"/>
              <w:rPr>
                <w:szCs w:val="24"/>
              </w:rPr>
            </w:pPr>
            <w:r w:rsidRPr="00ED15DE">
              <w:rPr>
                <w:szCs w:val="24"/>
              </w:rPr>
              <w:t>2</w:t>
            </w:r>
          </w:p>
        </w:tc>
        <w:tc>
          <w:tcPr>
            <w:tcW w:w="1361" w:type="dxa"/>
            <w:vAlign w:val="bottom"/>
          </w:tcPr>
          <w:p w14:paraId="0000026F" w14:textId="77777777" w:rsidR="009E2D3C" w:rsidRPr="00ED15DE" w:rsidRDefault="00B855CF">
            <w:pPr>
              <w:jc w:val="center"/>
              <w:rPr>
                <w:szCs w:val="24"/>
              </w:rPr>
            </w:pPr>
            <w:r w:rsidRPr="00ED15DE">
              <w:rPr>
                <w:szCs w:val="24"/>
              </w:rPr>
              <w:t>0.62</w:t>
            </w:r>
          </w:p>
        </w:tc>
        <w:tc>
          <w:tcPr>
            <w:tcW w:w="1152" w:type="dxa"/>
            <w:vAlign w:val="center"/>
          </w:tcPr>
          <w:p w14:paraId="00000270" w14:textId="77777777" w:rsidR="009E2D3C" w:rsidRPr="00ED15DE" w:rsidRDefault="00B855CF">
            <w:pPr>
              <w:jc w:val="center"/>
              <w:rPr>
                <w:szCs w:val="24"/>
              </w:rPr>
            </w:pPr>
            <w:r w:rsidRPr="00ED15DE">
              <w:rPr>
                <w:szCs w:val="24"/>
              </w:rPr>
              <w:t>--</w:t>
            </w:r>
          </w:p>
        </w:tc>
        <w:tc>
          <w:tcPr>
            <w:tcW w:w="1361" w:type="dxa"/>
            <w:vAlign w:val="center"/>
          </w:tcPr>
          <w:p w14:paraId="00000271" w14:textId="77777777" w:rsidR="009E2D3C" w:rsidRPr="00ED15DE" w:rsidRDefault="00B855CF">
            <w:pPr>
              <w:jc w:val="center"/>
              <w:rPr>
                <w:szCs w:val="24"/>
              </w:rPr>
            </w:pPr>
            <w:r w:rsidRPr="00ED15DE">
              <w:rPr>
                <w:szCs w:val="24"/>
              </w:rPr>
              <w:t>--</w:t>
            </w:r>
          </w:p>
        </w:tc>
      </w:tr>
    </w:tbl>
    <w:p w14:paraId="00000274" w14:textId="18FC295A" w:rsidR="009E2D3C" w:rsidRPr="00053883" w:rsidRDefault="00B855CF" w:rsidP="00053883">
      <w:pPr>
        <w:pStyle w:val="Caption"/>
        <w:jc w:val="center"/>
        <w:rPr>
          <w:color w:val="auto"/>
          <w:sz w:val="24"/>
          <w:szCs w:val="24"/>
        </w:rPr>
      </w:pPr>
      <w:r w:rsidRPr="00053883">
        <w:rPr>
          <w:color w:val="auto"/>
        </w:rPr>
        <w:br w:type="page"/>
      </w:r>
      <w:r w:rsidR="00491D0E" w:rsidRPr="00053883">
        <w:rPr>
          <w:color w:val="auto"/>
          <w:sz w:val="24"/>
          <w:szCs w:val="24"/>
        </w:rPr>
        <w:lastRenderedPageBreak/>
        <w:t xml:space="preserve">Table </w:t>
      </w:r>
      <w:r w:rsidR="00491D0E" w:rsidRPr="00053883">
        <w:rPr>
          <w:color w:val="auto"/>
          <w:sz w:val="24"/>
          <w:szCs w:val="24"/>
        </w:rPr>
        <w:fldChar w:fldCharType="begin"/>
      </w:r>
      <w:r w:rsidR="00491D0E" w:rsidRPr="00053883">
        <w:rPr>
          <w:color w:val="auto"/>
          <w:sz w:val="24"/>
          <w:szCs w:val="24"/>
        </w:rPr>
        <w:instrText xml:space="preserve"> SEQ Table \* ARABIC </w:instrText>
      </w:r>
      <w:r w:rsidR="00491D0E" w:rsidRPr="00053883">
        <w:rPr>
          <w:color w:val="auto"/>
          <w:sz w:val="24"/>
          <w:szCs w:val="24"/>
        </w:rPr>
        <w:fldChar w:fldCharType="separate"/>
      </w:r>
      <w:r w:rsidR="006F2451">
        <w:rPr>
          <w:noProof/>
          <w:color w:val="auto"/>
          <w:sz w:val="24"/>
          <w:szCs w:val="24"/>
        </w:rPr>
        <w:t>3</w:t>
      </w:r>
      <w:r w:rsidR="00491D0E" w:rsidRPr="00053883">
        <w:rPr>
          <w:color w:val="auto"/>
          <w:sz w:val="24"/>
          <w:szCs w:val="24"/>
        </w:rPr>
        <w:fldChar w:fldCharType="end"/>
      </w:r>
      <w:r w:rsidRPr="00053883">
        <w:rPr>
          <w:color w:val="auto"/>
          <w:sz w:val="24"/>
          <w:szCs w:val="24"/>
        </w:rPr>
        <w:t xml:space="preserve"> Aggregated </w:t>
      </w:r>
      <w:r w:rsidR="00FB58FB">
        <w:rPr>
          <w:color w:val="auto"/>
          <w:sz w:val="24"/>
          <w:szCs w:val="24"/>
        </w:rPr>
        <w:t>Representative</w:t>
      </w:r>
      <w:r w:rsidR="00FB58FB" w:rsidRPr="00053883">
        <w:rPr>
          <w:color w:val="auto"/>
          <w:sz w:val="24"/>
          <w:szCs w:val="24"/>
        </w:rPr>
        <w:t xml:space="preserve"> </w:t>
      </w:r>
      <w:r w:rsidRPr="00053883">
        <w:rPr>
          <w:color w:val="auto"/>
          <w:sz w:val="24"/>
          <w:szCs w:val="24"/>
        </w:rPr>
        <w:t>TI Difference Results</w:t>
      </w:r>
    </w:p>
    <w:tbl>
      <w:tblPr>
        <w:tblStyle w:val="af2"/>
        <w:tblW w:w="8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152"/>
        <w:gridCol w:w="1361"/>
        <w:gridCol w:w="1152"/>
        <w:gridCol w:w="1361"/>
        <w:gridCol w:w="1152"/>
        <w:gridCol w:w="1361"/>
      </w:tblGrid>
      <w:tr w:rsidR="009E2D3C" w:rsidRPr="00ED15DE" w14:paraId="79D37DB6" w14:textId="77777777">
        <w:trPr>
          <w:jc w:val="center"/>
        </w:trPr>
        <w:tc>
          <w:tcPr>
            <w:tcW w:w="1152" w:type="dxa"/>
            <w:vMerge w:val="restart"/>
            <w:shd w:val="clear" w:color="auto" w:fill="D9D9D9"/>
            <w:vAlign w:val="center"/>
          </w:tcPr>
          <w:p w14:paraId="00000275" w14:textId="77777777" w:rsidR="009E2D3C" w:rsidRPr="005010DE" w:rsidRDefault="00B855CF">
            <w:pPr>
              <w:jc w:val="center"/>
              <w:rPr>
                <w:b/>
                <w:szCs w:val="24"/>
              </w:rPr>
            </w:pPr>
            <w:r w:rsidRPr="005010DE">
              <w:rPr>
                <w:b/>
                <w:szCs w:val="24"/>
              </w:rPr>
              <w:t>Wind Speed Bin</w:t>
            </w:r>
          </w:p>
        </w:tc>
        <w:tc>
          <w:tcPr>
            <w:tcW w:w="2513" w:type="dxa"/>
            <w:gridSpan w:val="2"/>
            <w:shd w:val="clear" w:color="auto" w:fill="D9D9D9"/>
            <w:vAlign w:val="center"/>
          </w:tcPr>
          <w:p w14:paraId="00000276" w14:textId="77777777" w:rsidR="009E2D3C" w:rsidRPr="008E3002" w:rsidRDefault="00B855CF">
            <w:pPr>
              <w:jc w:val="center"/>
              <w:rPr>
                <w:b/>
                <w:szCs w:val="24"/>
              </w:rPr>
            </w:pPr>
            <w:r w:rsidRPr="004E6520">
              <w:rPr>
                <w:b/>
                <w:szCs w:val="24"/>
              </w:rPr>
              <w:t>Cup2Cup</w:t>
            </w:r>
          </w:p>
        </w:tc>
        <w:tc>
          <w:tcPr>
            <w:tcW w:w="2513" w:type="dxa"/>
            <w:gridSpan w:val="2"/>
            <w:shd w:val="clear" w:color="auto" w:fill="D9D9D9"/>
            <w:vAlign w:val="center"/>
          </w:tcPr>
          <w:p w14:paraId="00000278" w14:textId="77777777" w:rsidR="009E2D3C" w:rsidRPr="00FA6E6E" w:rsidRDefault="00B855CF">
            <w:pPr>
              <w:jc w:val="center"/>
              <w:rPr>
                <w:b/>
                <w:szCs w:val="24"/>
              </w:rPr>
            </w:pPr>
            <w:r w:rsidRPr="00FA6E6E">
              <w:rPr>
                <w:b/>
                <w:szCs w:val="24"/>
              </w:rPr>
              <w:t>Lidar2Cup</w:t>
            </w:r>
          </w:p>
        </w:tc>
        <w:tc>
          <w:tcPr>
            <w:tcW w:w="2513" w:type="dxa"/>
            <w:gridSpan w:val="2"/>
            <w:shd w:val="clear" w:color="auto" w:fill="D9D9D9"/>
            <w:vAlign w:val="center"/>
          </w:tcPr>
          <w:p w14:paraId="0000027A" w14:textId="77777777" w:rsidR="009E2D3C" w:rsidRPr="004B06FF" w:rsidRDefault="00B855CF">
            <w:pPr>
              <w:jc w:val="center"/>
              <w:rPr>
                <w:b/>
                <w:szCs w:val="24"/>
              </w:rPr>
            </w:pPr>
            <w:r w:rsidRPr="00FA6E6E">
              <w:rPr>
                <w:b/>
                <w:szCs w:val="24"/>
              </w:rPr>
              <w:t>Sodar2Cup</w:t>
            </w:r>
          </w:p>
        </w:tc>
      </w:tr>
      <w:tr w:rsidR="009E2D3C" w:rsidRPr="00ED15DE" w14:paraId="418ABA1C" w14:textId="77777777">
        <w:trPr>
          <w:jc w:val="center"/>
        </w:trPr>
        <w:tc>
          <w:tcPr>
            <w:tcW w:w="1152" w:type="dxa"/>
            <w:vMerge/>
            <w:shd w:val="clear" w:color="auto" w:fill="D9D9D9"/>
            <w:vAlign w:val="center"/>
          </w:tcPr>
          <w:p w14:paraId="0000027C" w14:textId="77777777" w:rsidR="009E2D3C" w:rsidRPr="00ED15DE" w:rsidRDefault="009E2D3C">
            <w:pPr>
              <w:widowControl w:val="0"/>
              <w:pBdr>
                <w:top w:val="nil"/>
                <w:left w:val="nil"/>
                <w:bottom w:val="nil"/>
                <w:right w:val="nil"/>
                <w:between w:val="nil"/>
              </w:pBdr>
              <w:spacing w:line="276" w:lineRule="auto"/>
              <w:rPr>
                <w:b/>
                <w:szCs w:val="24"/>
              </w:rPr>
            </w:pPr>
          </w:p>
        </w:tc>
        <w:tc>
          <w:tcPr>
            <w:tcW w:w="1152" w:type="dxa"/>
            <w:shd w:val="clear" w:color="auto" w:fill="D9D9D9"/>
            <w:vAlign w:val="center"/>
          </w:tcPr>
          <w:p w14:paraId="0000027D"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27E" w14:textId="3888958B" w:rsidR="009E2D3C" w:rsidRPr="00ED15DE" w:rsidRDefault="00B855CF">
            <w:pPr>
              <w:jc w:val="center"/>
              <w:rPr>
                <w:b/>
                <w:szCs w:val="24"/>
              </w:rPr>
            </w:pPr>
            <w:r w:rsidRPr="00ED15DE">
              <w:rPr>
                <w:b/>
                <w:szCs w:val="24"/>
              </w:rPr>
              <w:t xml:space="preserve">Aggregated </w:t>
            </w:r>
            <w:proofErr w:type="spellStart"/>
            <w:r w:rsidR="00FB58FB">
              <w:rPr>
                <w:b/>
                <w:szCs w:val="24"/>
              </w:rPr>
              <w:t>Repr</w:t>
            </w:r>
            <w:proofErr w:type="spellEnd"/>
            <w:r w:rsidR="00FB58FB" w:rsidRPr="00ED15DE">
              <w:rPr>
                <w:b/>
                <w:szCs w:val="24"/>
              </w:rPr>
              <w:t xml:space="preserve"> </w:t>
            </w:r>
            <w:r w:rsidRPr="00ED15DE">
              <w:rPr>
                <w:b/>
                <w:szCs w:val="24"/>
              </w:rPr>
              <w:t>TI Diff</w:t>
            </w:r>
          </w:p>
        </w:tc>
        <w:tc>
          <w:tcPr>
            <w:tcW w:w="1152" w:type="dxa"/>
            <w:shd w:val="clear" w:color="auto" w:fill="D9D9D9"/>
            <w:vAlign w:val="center"/>
          </w:tcPr>
          <w:p w14:paraId="0000027F"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280" w14:textId="6ADDC1FF" w:rsidR="009E2D3C" w:rsidRPr="00ED15DE" w:rsidRDefault="00B855CF">
            <w:pPr>
              <w:jc w:val="center"/>
              <w:rPr>
                <w:b/>
                <w:szCs w:val="24"/>
              </w:rPr>
            </w:pPr>
            <w:r w:rsidRPr="00ED15DE">
              <w:rPr>
                <w:b/>
                <w:szCs w:val="24"/>
              </w:rPr>
              <w:t xml:space="preserve">Aggregated </w:t>
            </w:r>
            <w:proofErr w:type="spellStart"/>
            <w:r w:rsidR="00FB58FB">
              <w:rPr>
                <w:b/>
                <w:szCs w:val="24"/>
              </w:rPr>
              <w:t>Repr</w:t>
            </w:r>
            <w:proofErr w:type="spellEnd"/>
            <w:r w:rsidR="00FB58FB" w:rsidRPr="00ED15DE">
              <w:rPr>
                <w:b/>
                <w:szCs w:val="24"/>
              </w:rPr>
              <w:t xml:space="preserve"> </w:t>
            </w:r>
            <w:r w:rsidRPr="00ED15DE">
              <w:rPr>
                <w:b/>
                <w:szCs w:val="24"/>
              </w:rPr>
              <w:t>TI Diff</w:t>
            </w:r>
          </w:p>
        </w:tc>
        <w:tc>
          <w:tcPr>
            <w:tcW w:w="1152" w:type="dxa"/>
            <w:shd w:val="clear" w:color="auto" w:fill="D9D9D9"/>
            <w:vAlign w:val="center"/>
          </w:tcPr>
          <w:p w14:paraId="00000281" w14:textId="77777777" w:rsidR="009E2D3C" w:rsidRPr="00ED15DE" w:rsidRDefault="00B855CF">
            <w:pPr>
              <w:jc w:val="center"/>
              <w:rPr>
                <w:b/>
                <w:szCs w:val="24"/>
              </w:rPr>
            </w:pPr>
            <w:r w:rsidRPr="00ED15DE">
              <w:rPr>
                <w:b/>
                <w:szCs w:val="24"/>
              </w:rPr>
              <w:t>Project Count</w:t>
            </w:r>
          </w:p>
        </w:tc>
        <w:tc>
          <w:tcPr>
            <w:tcW w:w="1361" w:type="dxa"/>
            <w:shd w:val="clear" w:color="auto" w:fill="D9D9D9"/>
            <w:vAlign w:val="center"/>
          </w:tcPr>
          <w:p w14:paraId="00000282" w14:textId="58683EEF" w:rsidR="009E2D3C" w:rsidRPr="00ED15DE" w:rsidRDefault="00B855CF">
            <w:pPr>
              <w:jc w:val="center"/>
              <w:rPr>
                <w:b/>
                <w:szCs w:val="24"/>
              </w:rPr>
            </w:pPr>
            <w:r w:rsidRPr="00ED15DE">
              <w:rPr>
                <w:b/>
                <w:szCs w:val="24"/>
              </w:rPr>
              <w:t xml:space="preserve">Aggregated </w:t>
            </w:r>
            <w:proofErr w:type="spellStart"/>
            <w:r w:rsidR="00FB58FB">
              <w:rPr>
                <w:b/>
                <w:szCs w:val="24"/>
              </w:rPr>
              <w:t>Repr</w:t>
            </w:r>
            <w:proofErr w:type="spellEnd"/>
            <w:r w:rsidR="00FB58FB" w:rsidRPr="00ED15DE">
              <w:rPr>
                <w:b/>
                <w:szCs w:val="24"/>
              </w:rPr>
              <w:t xml:space="preserve"> </w:t>
            </w:r>
            <w:r w:rsidRPr="00ED15DE">
              <w:rPr>
                <w:b/>
                <w:szCs w:val="24"/>
              </w:rPr>
              <w:t>TI Diff</w:t>
            </w:r>
          </w:p>
        </w:tc>
      </w:tr>
      <w:tr w:rsidR="009E2D3C" w:rsidRPr="00ED15DE" w14:paraId="02129BEB" w14:textId="77777777">
        <w:trPr>
          <w:jc w:val="center"/>
        </w:trPr>
        <w:tc>
          <w:tcPr>
            <w:tcW w:w="1152" w:type="dxa"/>
            <w:shd w:val="clear" w:color="auto" w:fill="D9D9D9"/>
            <w:vAlign w:val="center"/>
          </w:tcPr>
          <w:p w14:paraId="00000283" w14:textId="77777777" w:rsidR="009E2D3C" w:rsidRPr="00ED15DE" w:rsidRDefault="00B855CF">
            <w:pPr>
              <w:jc w:val="center"/>
              <w:rPr>
                <w:b/>
                <w:szCs w:val="24"/>
              </w:rPr>
            </w:pPr>
            <w:r w:rsidRPr="00ED15DE">
              <w:rPr>
                <w:b/>
                <w:szCs w:val="24"/>
              </w:rPr>
              <w:t>[m/s]</w:t>
            </w:r>
          </w:p>
        </w:tc>
        <w:tc>
          <w:tcPr>
            <w:tcW w:w="1152" w:type="dxa"/>
            <w:shd w:val="clear" w:color="auto" w:fill="D9D9D9"/>
            <w:vAlign w:val="center"/>
          </w:tcPr>
          <w:p w14:paraId="00000284"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285" w14:textId="77777777" w:rsidR="009E2D3C" w:rsidRPr="00ED15DE" w:rsidRDefault="00B855CF">
            <w:pPr>
              <w:jc w:val="center"/>
              <w:rPr>
                <w:b/>
                <w:szCs w:val="24"/>
              </w:rPr>
            </w:pPr>
            <w:r w:rsidRPr="00ED15DE">
              <w:rPr>
                <w:b/>
                <w:szCs w:val="24"/>
              </w:rPr>
              <w:t>[%]</w:t>
            </w:r>
          </w:p>
        </w:tc>
        <w:tc>
          <w:tcPr>
            <w:tcW w:w="1152" w:type="dxa"/>
            <w:shd w:val="clear" w:color="auto" w:fill="D9D9D9"/>
            <w:vAlign w:val="center"/>
          </w:tcPr>
          <w:p w14:paraId="00000286"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287" w14:textId="77777777" w:rsidR="009E2D3C" w:rsidRPr="00ED15DE" w:rsidRDefault="00B855CF">
            <w:pPr>
              <w:jc w:val="center"/>
              <w:rPr>
                <w:b/>
                <w:szCs w:val="24"/>
              </w:rPr>
            </w:pPr>
            <w:r w:rsidRPr="00ED15DE">
              <w:rPr>
                <w:b/>
                <w:szCs w:val="24"/>
              </w:rPr>
              <w:t>[%]</w:t>
            </w:r>
          </w:p>
        </w:tc>
        <w:tc>
          <w:tcPr>
            <w:tcW w:w="1152" w:type="dxa"/>
            <w:shd w:val="clear" w:color="auto" w:fill="D9D9D9"/>
            <w:vAlign w:val="center"/>
          </w:tcPr>
          <w:p w14:paraId="00000288" w14:textId="77777777" w:rsidR="009E2D3C" w:rsidRPr="00ED15DE" w:rsidRDefault="00B855CF">
            <w:pPr>
              <w:jc w:val="center"/>
              <w:rPr>
                <w:b/>
                <w:szCs w:val="24"/>
              </w:rPr>
            </w:pPr>
            <w:r w:rsidRPr="00ED15DE">
              <w:rPr>
                <w:b/>
                <w:szCs w:val="24"/>
              </w:rPr>
              <w:t>[-]</w:t>
            </w:r>
          </w:p>
        </w:tc>
        <w:tc>
          <w:tcPr>
            <w:tcW w:w="1361" w:type="dxa"/>
            <w:shd w:val="clear" w:color="auto" w:fill="D9D9D9"/>
            <w:vAlign w:val="center"/>
          </w:tcPr>
          <w:p w14:paraId="00000289" w14:textId="77777777" w:rsidR="009E2D3C" w:rsidRPr="00ED15DE" w:rsidRDefault="00B855CF">
            <w:pPr>
              <w:jc w:val="center"/>
              <w:rPr>
                <w:b/>
                <w:szCs w:val="24"/>
              </w:rPr>
            </w:pPr>
            <w:r w:rsidRPr="00ED15DE">
              <w:rPr>
                <w:b/>
                <w:szCs w:val="24"/>
              </w:rPr>
              <w:t>[%]</w:t>
            </w:r>
          </w:p>
        </w:tc>
      </w:tr>
      <w:tr w:rsidR="009E2D3C" w:rsidRPr="00ED15DE" w14:paraId="1EF42E63" w14:textId="77777777">
        <w:trPr>
          <w:jc w:val="center"/>
        </w:trPr>
        <w:tc>
          <w:tcPr>
            <w:tcW w:w="1152" w:type="dxa"/>
            <w:vAlign w:val="center"/>
          </w:tcPr>
          <w:p w14:paraId="0000028A" w14:textId="77777777" w:rsidR="009E2D3C" w:rsidRPr="00ED15DE" w:rsidRDefault="00B855CF">
            <w:pPr>
              <w:jc w:val="center"/>
              <w:rPr>
                <w:szCs w:val="24"/>
              </w:rPr>
            </w:pPr>
            <w:r w:rsidRPr="00ED15DE">
              <w:rPr>
                <w:szCs w:val="24"/>
              </w:rPr>
              <w:t>2.0</w:t>
            </w:r>
          </w:p>
        </w:tc>
        <w:tc>
          <w:tcPr>
            <w:tcW w:w="1152" w:type="dxa"/>
            <w:vAlign w:val="bottom"/>
          </w:tcPr>
          <w:p w14:paraId="0000028B" w14:textId="77777777" w:rsidR="009E2D3C" w:rsidRPr="00ED15DE" w:rsidRDefault="00B855CF">
            <w:pPr>
              <w:jc w:val="center"/>
              <w:rPr>
                <w:szCs w:val="24"/>
              </w:rPr>
            </w:pPr>
            <w:r w:rsidRPr="00ED15DE">
              <w:rPr>
                <w:szCs w:val="24"/>
              </w:rPr>
              <w:t>9</w:t>
            </w:r>
          </w:p>
        </w:tc>
        <w:tc>
          <w:tcPr>
            <w:tcW w:w="1361" w:type="dxa"/>
            <w:vAlign w:val="center"/>
          </w:tcPr>
          <w:p w14:paraId="0000028C" w14:textId="77777777" w:rsidR="009E2D3C" w:rsidRPr="00ED15DE" w:rsidRDefault="00B855CF">
            <w:pPr>
              <w:jc w:val="center"/>
              <w:rPr>
                <w:szCs w:val="24"/>
              </w:rPr>
            </w:pPr>
            <w:r w:rsidRPr="00ED15DE">
              <w:rPr>
                <w:szCs w:val="24"/>
              </w:rPr>
              <w:t>-1.49</w:t>
            </w:r>
          </w:p>
        </w:tc>
        <w:tc>
          <w:tcPr>
            <w:tcW w:w="1152" w:type="dxa"/>
            <w:vAlign w:val="bottom"/>
          </w:tcPr>
          <w:p w14:paraId="0000028D" w14:textId="77777777" w:rsidR="009E2D3C" w:rsidRPr="00ED15DE" w:rsidRDefault="00B855CF">
            <w:pPr>
              <w:jc w:val="center"/>
              <w:rPr>
                <w:szCs w:val="24"/>
              </w:rPr>
            </w:pPr>
            <w:r w:rsidRPr="00ED15DE">
              <w:rPr>
                <w:szCs w:val="24"/>
              </w:rPr>
              <w:t>10</w:t>
            </w:r>
          </w:p>
        </w:tc>
        <w:tc>
          <w:tcPr>
            <w:tcW w:w="1361" w:type="dxa"/>
            <w:vAlign w:val="center"/>
          </w:tcPr>
          <w:p w14:paraId="0000028E" w14:textId="77777777" w:rsidR="009E2D3C" w:rsidRPr="00ED15DE" w:rsidRDefault="00B855CF">
            <w:pPr>
              <w:jc w:val="center"/>
              <w:rPr>
                <w:szCs w:val="24"/>
              </w:rPr>
            </w:pPr>
            <w:r w:rsidRPr="00ED15DE">
              <w:rPr>
                <w:szCs w:val="24"/>
              </w:rPr>
              <w:t>2.23</w:t>
            </w:r>
          </w:p>
        </w:tc>
        <w:tc>
          <w:tcPr>
            <w:tcW w:w="1152" w:type="dxa"/>
            <w:vAlign w:val="center"/>
          </w:tcPr>
          <w:p w14:paraId="0000028F" w14:textId="77777777" w:rsidR="009E2D3C" w:rsidRPr="00ED15DE" w:rsidRDefault="00B855CF">
            <w:pPr>
              <w:jc w:val="center"/>
              <w:rPr>
                <w:szCs w:val="24"/>
              </w:rPr>
            </w:pPr>
            <w:r w:rsidRPr="00ED15DE">
              <w:rPr>
                <w:szCs w:val="24"/>
              </w:rPr>
              <w:t>--</w:t>
            </w:r>
          </w:p>
        </w:tc>
        <w:tc>
          <w:tcPr>
            <w:tcW w:w="1361" w:type="dxa"/>
            <w:vAlign w:val="center"/>
          </w:tcPr>
          <w:p w14:paraId="00000290" w14:textId="77777777" w:rsidR="009E2D3C" w:rsidRPr="00ED15DE" w:rsidRDefault="00B855CF">
            <w:pPr>
              <w:jc w:val="center"/>
              <w:rPr>
                <w:szCs w:val="24"/>
              </w:rPr>
            </w:pPr>
            <w:r w:rsidRPr="00ED15DE">
              <w:rPr>
                <w:szCs w:val="24"/>
              </w:rPr>
              <w:t>--</w:t>
            </w:r>
          </w:p>
        </w:tc>
      </w:tr>
      <w:tr w:rsidR="009E2D3C" w:rsidRPr="00ED15DE" w14:paraId="18A43F4C" w14:textId="77777777">
        <w:trPr>
          <w:jc w:val="center"/>
        </w:trPr>
        <w:tc>
          <w:tcPr>
            <w:tcW w:w="1152" w:type="dxa"/>
            <w:vAlign w:val="center"/>
          </w:tcPr>
          <w:p w14:paraId="00000291" w14:textId="77777777" w:rsidR="009E2D3C" w:rsidRPr="00ED15DE" w:rsidRDefault="00B855CF">
            <w:pPr>
              <w:jc w:val="center"/>
              <w:rPr>
                <w:szCs w:val="24"/>
              </w:rPr>
            </w:pPr>
            <w:r w:rsidRPr="00ED15DE">
              <w:rPr>
                <w:szCs w:val="24"/>
              </w:rPr>
              <w:t>2.5</w:t>
            </w:r>
          </w:p>
        </w:tc>
        <w:tc>
          <w:tcPr>
            <w:tcW w:w="1152" w:type="dxa"/>
            <w:vAlign w:val="bottom"/>
          </w:tcPr>
          <w:p w14:paraId="00000292" w14:textId="77777777" w:rsidR="009E2D3C" w:rsidRPr="00ED15DE" w:rsidRDefault="00B855CF">
            <w:pPr>
              <w:jc w:val="center"/>
              <w:rPr>
                <w:szCs w:val="24"/>
              </w:rPr>
            </w:pPr>
            <w:r w:rsidRPr="00ED15DE">
              <w:rPr>
                <w:szCs w:val="24"/>
              </w:rPr>
              <w:t>15</w:t>
            </w:r>
          </w:p>
        </w:tc>
        <w:tc>
          <w:tcPr>
            <w:tcW w:w="1361" w:type="dxa"/>
            <w:vAlign w:val="center"/>
          </w:tcPr>
          <w:p w14:paraId="00000293" w14:textId="77777777" w:rsidR="009E2D3C" w:rsidRPr="00ED15DE" w:rsidRDefault="00B855CF">
            <w:pPr>
              <w:jc w:val="center"/>
              <w:rPr>
                <w:szCs w:val="24"/>
              </w:rPr>
            </w:pPr>
            <w:r w:rsidRPr="00ED15DE">
              <w:rPr>
                <w:szCs w:val="24"/>
              </w:rPr>
              <w:t>-0.42</w:t>
            </w:r>
          </w:p>
        </w:tc>
        <w:tc>
          <w:tcPr>
            <w:tcW w:w="1152" w:type="dxa"/>
            <w:vAlign w:val="bottom"/>
          </w:tcPr>
          <w:p w14:paraId="00000294" w14:textId="77777777" w:rsidR="009E2D3C" w:rsidRPr="00ED15DE" w:rsidRDefault="00B855CF">
            <w:pPr>
              <w:jc w:val="center"/>
              <w:rPr>
                <w:szCs w:val="24"/>
              </w:rPr>
            </w:pPr>
            <w:r w:rsidRPr="00ED15DE">
              <w:rPr>
                <w:szCs w:val="24"/>
              </w:rPr>
              <w:t>14</w:t>
            </w:r>
          </w:p>
        </w:tc>
        <w:tc>
          <w:tcPr>
            <w:tcW w:w="1361" w:type="dxa"/>
            <w:vAlign w:val="center"/>
          </w:tcPr>
          <w:p w14:paraId="00000295" w14:textId="77777777" w:rsidR="009E2D3C" w:rsidRPr="00ED15DE" w:rsidRDefault="00B855CF">
            <w:pPr>
              <w:jc w:val="center"/>
              <w:rPr>
                <w:szCs w:val="24"/>
              </w:rPr>
            </w:pPr>
            <w:r w:rsidRPr="00ED15DE">
              <w:rPr>
                <w:szCs w:val="24"/>
              </w:rPr>
              <w:t>4.91</w:t>
            </w:r>
          </w:p>
        </w:tc>
        <w:tc>
          <w:tcPr>
            <w:tcW w:w="1152" w:type="dxa"/>
            <w:vAlign w:val="bottom"/>
          </w:tcPr>
          <w:p w14:paraId="00000296" w14:textId="77777777" w:rsidR="009E2D3C" w:rsidRPr="00ED15DE" w:rsidRDefault="00B855CF">
            <w:pPr>
              <w:jc w:val="center"/>
              <w:rPr>
                <w:szCs w:val="24"/>
              </w:rPr>
            </w:pPr>
            <w:r w:rsidRPr="00ED15DE">
              <w:rPr>
                <w:szCs w:val="24"/>
              </w:rPr>
              <w:t>2</w:t>
            </w:r>
          </w:p>
        </w:tc>
        <w:tc>
          <w:tcPr>
            <w:tcW w:w="1361" w:type="dxa"/>
            <w:vAlign w:val="center"/>
          </w:tcPr>
          <w:p w14:paraId="00000297" w14:textId="77777777" w:rsidR="009E2D3C" w:rsidRPr="00ED15DE" w:rsidRDefault="00B855CF">
            <w:pPr>
              <w:jc w:val="center"/>
              <w:rPr>
                <w:szCs w:val="24"/>
              </w:rPr>
            </w:pPr>
            <w:r w:rsidRPr="00ED15DE">
              <w:rPr>
                <w:szCs w:val="24"/>
              </w:rPr>
              <w:t>9.35</w:t>
            </w:r>
          </w:p>
        </w:tc>
      </w:tr>
      <w:tr w:rsidR="009E2D3C" w:rsidRPr="00ED15DE" w14:paraId="701CFAFB" w14:textId="77777777">
        <w:trPr>
          <w:jc w:val="center"/>
        </w:trPr>
        <w:tc>
          <w:tcPr>
            <w:tcW w:w="1152" w:type="dxa"/>
            <w:vAlign w:val="center"/>
          </w:tcPr>
          <w:p w14:paraId="00000298" w14:textId="77777777" w:rsidR="009E2D3C" w:rsidRPr="00ED15DE" w:rsidRDefault="00B855CF">
            <w:pPr>
              <w:jc w:val="center"/>
              <w:rPr>
                <w:szCs w:val="24"/>
              </w:rPr>
            </w:pPr>
            <w:r w:rsidRPr="00ED15DE">
              <w:rPr>
                <w:szCs w:val="24"/>
              </w:rPr>
              <w:t>3.0</w:t>
            </w:r>
          </w:p>
        </w:tc>
        <w:tc>
          <w:tcPr>
            <w:tcW w:w="1152" w:type="dxa"/>
            <w:vAlign w:val="bottom"/>
          </w:tcPr>
          <w:p w14:paraId="00000299" w14:textId="77777777" w:rsidR="009E2D3C" w:rsidRPr="00ED15DE" w:rsidRDefault="00B855CF">
            <w:pPr>
              <w:jc w:val="center"/>
              <w:rPr>
                <w:szCs w:val="24"/>
              </w:rPr>
            </w:pPr>
            <w:r w:rsidRPr="00ED15DE">
              <w:rPr>
                <w:szCs w:val="24"/>
              </w:rPr>
              <w:t>18</w:t>
            </w:r>
          </w:p>
        </w:tc>
        <w:tc>
          <w:tcPr>
            <w:tcW w:w="1361" w:type="dxa"/>
            <w:vAlign w:val="center"/>
          </w:tcPr>
          <w:p w14:paraId="0000029A" w14:textId="77777777" w:rsidR="009E2D3C" w:rsidRPr="00ED15DE" w:rsidRDefault="00B855CF">
            <w:pPr>
              <w:jc w:val="center"/>
              <w:rPr>
                <w:szCs w:val="24"/>
              </w:rPr>
            </w:pPr>
            <w:r w:rsidRPr="00ED15DE">
              <w:rPr>
                <w:szCs w:val="24"/>
              </w:rPr>
              <w:t>-0.29</w:t>
            </w:r>
          </w:p>
        </w:tc>
        <w:tc>
          <w:tcPr>
            <w:tcW w:w="1152" w:type="dxa"/>
            <w:vAlign w:val="bottom"/>
          </w:tcPr>
          <w:p w14:paraId="0000029B" w14:textId="77777777" w:rsidR="009E2D3C" w:rsidRPr="00ED15DE" w:rsidRDefault="00B855CF">
            <w:pPr>
              <w:jc w:val="center"/>
              <w:rPr>
                <w:szCs w:val="24"/>
              </w:rPr>
            </w:pPr>
            <w:r w:rsidRPr="00ED15DE">
              <w:rPr>
                <w:szCs w:val="24"/>
              </w:rPr>
              <w:t>16</w:t>
            </w:r>
          </w:p>
        </w:tc>
        <w:tc>
          <w:tcPr>
            <w:tcW w:w="1361" w:type="dxa"/>
            <w:vAlign w:val="center"/>
          </w:tcPr>
          <w:p w14:paraId="0000029C" w14:textId="77777777" w:rsidR="009E2D3C" w:rsidRPr="00ED15DE" w:rsidRDefault="00B855CF">
            <w:pPr>
              <w:jc w:val="center"/>
              <w:rPr>
                <w:szCs w:val="24"/>
              </w:rPr>
            </w:pPr>
            <w:r w:rsidRPr="00ED15DE">
              <w:rPr>
                <w:szCs w:val="24"/>
              </w:rPr>
              <w:t>6.42</w:t>
            </w:r>
          </w:p>
        </w:tc>
        <w:tc>
          <w:tcPr>
            <w:tcW w:w="1152" w:type="dxa"/>
            <w:vAlign w:val="bottom"/>
          </w:tcPr>
          <w:p w14:paraId="0000029D" w14:textId="77777777" w:rsidR="009E2D3C" w:rsidRPr="00ED15DE" w:rsidRDefault="00B855CF">
            <w:pPr>
              <w:jc w:val="center"/>
              <w:rPr>
                <w:szCs w:val="24"/>
              </w:rPr>
            </w:pPr>
            <w:r w:rsidRPr="00ED15DE">
              <w:rPr>
                <w:szCs w:val="24"/>
              </w:rPr>
              <w:t>3</w:t>
            </w:r>
          </w:p>
        </w:tc>
        <w:tc>
          <w:tcPr>
            <w:tcW w:w="1361" w:type="dxa"/>
            <w:vAlign w:val="center"/>
          </w:tcPr>
          <w:p w14:paraId="0000029E" w14:textId="77777777" w:rsidR="009E2D3C" w:rsidRPr="00ED15DE" w:rsidRDefault="00B855CF">
            <w:pPr>
              <w:jc w:val="center"/>
              <w:rPr>
                <w:szCs w:val="24"/>
              </w:rPr>
            </w:pPr>
            <w:r w:rsidRPr="00ED15DE">
              <w:rPr>
                <w:szCs w:val="24"/>
              </w:rPr>
              <w:t>5.46</w:t>
            </w:r>
          </w:p>
        </w:tc>
      </w:tr>
      <w:tr w:rsidR="009E2D3C" w:rsidRPr="00ED15DE" w14:paraId="22D56E1D" w14:textId="77777777">
        <w:trPr>
          <w:jc w:val="center"/>
        </w:trPr>
        <w:tc>
          <w:tcPr>
            <w:tcW w:w="1152" w:type="dxa"/>
            <w:vAlign w:val="center"/>
          </w:tcPr>
          <w:p w14:paraId="0000029F" w14:textId="77777777" w:rsidR="009E2D3C" w:rsidRPr="00ED15DE" w:rsidRDefault="00B855CF">
            <w:pPr>
              <w:jc w:val="center"/>
              <w:rPr>
                <w:szCs w:val="24"/>
              </w:rPr>
            </w:pPr>
            <w:r w:rsidRPr="00ED15DE">
              <w:rPr>
                <w:szCs w:val="24"/>
              </w:rPr>
              <w:t>3.5</w:t>
            </w:r>
          </w:p>
        </w:tc>
        <w:tc>
          <w:tcPr>
            <w:tcW w:w="1152" w:type="dxa"/>
            <w:vAlign w:val="bottom"/>
          </w:tcPr>
          <w:p w14:paraId="000002A0" w14:textId="77777777" w:rsidR="009E2D3C" w:rsidRPr="00ED15DE" w:rsidRDefault="00B855CF">
            <w:pPr>
              <w:jc w:val="center"/>
              <w:rPr>
                <w:szCs w:val="24"/>
              </w:rPr>
            </w:pPr>
            <w:r w:rsidRPr="00ED15DE">
              <w:rPr>
                <w:szCs w:val="24"/>
              </w:rPr>
              <w:t>24</w:t>
            </w:r>
          </w:p>
        </w:tc>
        <w:tc>
          <w:tcPr>
            <w:tcW w:w="1361" w:type="dxa"/>
            <w:vAlign w:val="center"/>
          </w:tcPr>
          <w:p w14:paraId="000002A1" w14:textId="77777777" w:rsidR="009E2D3C" w:rsidRPr="00ED15DE" w:rsidRDefault="00B855CF">
            <w:pPr>
              <w:jc w:val="center"/>
              <w:rPr>
                <w:szCs w:val="24"/>
              </w:rPr>
            </w:pPr>
            <w:r w:rsidRPr="00ED15DE">
              <w:rPr>
                <w:szCs w:val="24"/>
              </w:rPr>
              <w:t>-0.37</w:t>
            </w:r>
          </w:p>
        </w:tc>
        <w:tc>
          <w:tcPr>
            <w:tcW w:w="1152" w:type="dxa"/>
            <w:vAlign w:val="bottom"/>
          </w:tcPr>
          <w:p w14:paraId="000002A2" w14:textId="77777777" w:rsidR="009E2D3C" w:rsidRPr="00ED15DE" w:rsidRDefault="00B855CF">
            <w:pPr>
              <w:jc w:val="center"/>
              <w:rPr>
                <w:szCs w:val="24"/>
              </w:rPr>
            </w:pPr>
            <w:r w:rsidRPr="00ED15DE">
              <w:rPr>
                <w:szCs w:val="24"/>
              </w:rPr>
              <w:t>23</w:t>
            </w:r>
          </w:p>
        </w:tc>
        <w:tc>
          <w:tcPr>
            <w:tcW w:w="1361" w:type="dxa"/>
            <w:vAlign w:val="center"/>
          </w:tcPr>
          <w:p w14:paraId="000002A3" w14:textId="77777777" w:rsidR="009E2D3C" w:rsidRPr="00ED15DE" w:rsidRDefault="00B855CF">
            <w:pPr>
              <w:jc w:val="center"/>
              <w:rPr>
                <w:szCs w:val="24"/>
              </w:rPr>
            </w:pPr>
            <w:r w:rsidRPr="00ED15DE">
              <w:rPr>
                <w:szCs w:val="24"/>
              </w:rPr>
              <w:t>5.30</w:t>
            </w:r>
          </w:p>
        </w:tc>
        <w:tc>
          <w:tcPr>
            <w:tcW w:w="1152" w:type="dxa"/>
            <w:vAlign w:val="bottom"/>
          </w:tcPr>
          <w:p w14:paraId="000002A4" w14:textId="77777777" w:rsidR="009E2D3C" w:rsidRPr="00ED15DE" w:rsidRDefault="00B855CF">
            <w:pPr>
              <w:jc w:val="center"/>
              <w:rPr>
                <w:szCs w:val="24"/>
              </w:rPr>
            </w:pPr>
            <w:r w:rsidRPr="00ED15DE">
              <w:rPr>
                <w:szCs w:val="24"/>
              </w:rPr>
              <w:t>3</w:t>
            </w:r>
          </w:p>
        </w:tc>
        <w:tc>
          <w:tcPr>
            <w:tcW w:w="1361" w:type="dxa"/>
            <w:vAlign w:val="center"/>
          </w:tcPr>
          <w:p w14:paraId="000002A5" w14:textId="77777777" w:rsidR="009E2D3C" w:rsidRPr="00ED15DE" w:rsidRDefault="00B855CF">
            <w:pPr>
              <w:jc w:val="center"/>
              <w:rPr>
                <w:szCs w:val="24"/>
              </w:rPr>
            </w:pPr>
            <w:r w:rsidRPr="00ED15DE">
              <w:rPr>
                <w:szCs w:val="24"/>
              </w:rPr>
              <w:t>4.42</w:t>
            </w:r>
          </w:p>
        </w:tc>
      </w:tr>
      <w:tr w:rsidR="009E2D3C" w:rsidRPr="00ED15DE" w14:paraId="70EE1CFB" w14:textId="77777777">
        <w:trPr>
          <w:jc w:val="center"/>
        </w:trPr>
        <w:tc>
          <w:tcPr>
            <w:tcW w:w="1152" w:type="dxa"/>
            <w:vAlign w:val="center"/>
          </w:tcPr>
          <w:p w14:paraId="000002A6" w14:textId="77777777" w:rsidR="009E2D3C" w:rsidRPr="00ED15DE" w:rsidRDefault="00B855CF">
            <w:pPr>
              <w:jc w:val="center"/>
              <w:rPr>
                <w:szCs w:val="24"/>
              </w:rPr>
            </w:pPr>
            <w:r w:rsidRPr="00ED15DE">
              <w:rPr>
                <w:szCs w:val="24"/>
              </w:rPr>
              <w:t>4.0</w:t>
            </w:r>
          </w:p>
        </w:tc>
        <w:tc>
          <w:tcPr>
            <w:tcW w:w="1152" w:type="dxa"/>
            <w:vAlign w:val="bottom"/>
          </w:tcPr>
          <w:p w14:paraId="000002A7" w14:textId="77777777" w:rsidR="009E2D3C" w:rsidRPr="00ED15DE" w:rsidRDefault="00B855CF">
            <w:pPr>
              <w:jc w:val="center"/>
              <w:rPr>
                <w:szCs w:val="24"/>
              </w:rPr>
            </w:pPr>
            <w:r w:rsidRPr="00ED15DE">
              <w:rPr>
                <w:szCs w:val="24"/>
              </w:rPr>
              <w:t>24</w:t>
            </w:r>
          </w:p>
        </w:tc>
        <w:tc>
          <w:tcPr>
            <w:tcW w:w="1361" w:type="dxa"/>
            <w:vAlign w:val="center"/>
          </w:tcPr>
          <w:p w14:paraId="000002A8" w14:textId="77777777" w:rsidR="009E2D3C" w:rsidRPr="00ED15DE" w:rsidRDefault="00B855CF">
            <w:pPr>
              <w:jc w:val="center"/>
              <w:rPr>
                <w:szCs w:val="24"/>
              </w:rPr>
            </w:pPr>
            <w:r w:rsidRPr="00ED15DE">
              <w:rPr>
                <w:szCs w:val="24"/>
              </w:rPr>
              <w:t>-0.18</w:t>
            </w:r>
          </w:p>
        </w:tc>
        <w:tc>
          <w:tcPr>
            <w:tcW w:w="1152" w:type="dxa"/>
            <w:vAlign w:val="bottom"/>
          </w:tcPr>
          <w:p w14:paraId="000002A9" w14:textId="77777777" w:rsidR="009E2D3C" w:rsidRPr="00ED15DE" w:rsidRDefault="00B855CF">
            <w:pPr>
              <w:jc w:val="center"/>
              <w:rPr>
                <w:szCs w:val="24"/>
              </w:rPr>
            </w:pPr>
            <w:r w:rsidRPr="00ED15DE">
              <w:rPr>
                <w:szCs w:val="24"/>
              </w:rPr>
              <w:t>23</w:t>
            </w:r>
          </w:p>
        </w:tc>
        <w:tc>
          <w:tcPr>
            <w:tcW w:w="1361" w:type="dxa"/>
            <w:vAlign w:val="center"/>
          </w:tcPr>
          <w:p w14:paraId="000002AA" w14:textId="77777777" w:rsidR="009E2D3C" w:rsidRPr="00ED15DE" w:rsidRDefault="00B855CF">
            <w:pPr>
              <w:jc w:val="center"/>
              <w:rPr>
                <w:szCs w:val="24"/>
              </w:rPr>
            </w:pPr>
            <w:r w:rsidRPr="00ED15DE">
              <w:rPr>
                <w:szCs w:val="24"/>
              </w:rPr>
              <w:t>4.92</w:t>
            </w:r>
          </w:p>
        </w:tc>
        <w:tc>
          <w:tcPr>
            <w:tcW w:w="1152" w:type="dxa"/>
            <w:vAlign w:val="bottom"/>
          </w:tcPr>
          <w:p w14:paraId="000002AB" w14:textId="77777777" w:rsidR="009E2D3C" w:rsidRPr="00ED15DE" w:rsidRDefault="00B855CF">
            <w:pPr>
              <w:jc w:val="center"/>
              <w:rPr>
                <w:szCs w:val="24"/>
              </w:rPr>
            </w:pPr>
            <w:r w:rsidRPr="00ED15DE">
              <w:rPr>
                <w:szCs w:val="24"/>
              </w:rPr>
              <w:t>3</w:t>
            </w:r>
          </w:p>
        </w:tc>
        <w:tc>
          <w:tcPr>
            <w:tcW w:w="1361" w:type="dxa"/>
            <w:vAlign w:val="center"/>
          </w:tcPr>
          <w:p w14:paraId="000002AC" w14:textId="77777777" w:rsidR="009E2D3C" w:rsidRPr="00ED15DE" w:rsidRDefault="00B855CF">
            <w:pPr>
              <w:jc w:val="center"/>
              <w:rPr>
                <w:szCs w:val="24"/>
              </w:rPr>
            </w:pPr>
            <w:r w:rsidRPr="00ED15DE">
              <w:rPr>
                <w:szCs w:val="24"/>
              </w:rPr>
              <w:t>7.06</w:t>
            </w:r>
          </w:p>
        </w:tc>
      </w:tr>
      <w:tr w:rsidR="009E2D3C" w:rsidRPr="00ED15DE" w14:paraId="79DAD034" w14:textId="77777777">
        <w:trPr>
          <w:jc w:val="center"/>
        </w:trPr>
        <w:tc>
          <w:tcPr>
            <w:tcW w:w="1152" w:type="dxa"/>
            <w:vAlign w:val="center"/>
          </w:tcPr>
          <w:p w14:paraId="000002AD" w14:textId="77777777" w:rsidR="009E2D3C" w:rsidRPr="00ED15DE" w:rsidRDefault="00B855CF">
            <w:pPr>
              <w:jc w:val="center"/>
              <w:rPr>
                <w:szCs w:val="24"/>
              </w:rPr>
            </w:pPr>
            <w:r w:rsidRPr="00ED15DE">
              <w:rPr>
                <w:szCs w:val="24"/>
              </w:rPr>
              <w:t>4.5</w:t>
            </w:r>
          </w:p>
        </w:tc>
        <w:tc>
          <w:tcPr>
            <w:tcW w:w="1152" w:type="dxa"/>
            <w:vAlign w:val="bottom"/>
          </w:tcPr>
          <w:p w14:paraId="000002AE" w14:textId="77777777" w:rsidR="009E2D3C" w:rsidRPr="00ED15DE" w:rsidRDefault="00B855CF">
            <w:pPr>
              <w:jc w:val="center"/>
              <w:rPr>
                <w:szCs w:val="24"/>
              </w:rPr>
            </w:pPr>
            <w:r w:rsidRPr="00ED15DE">
              <w:rPr>
                <w:szCs w:val="24"/>
              </w:rPr>
              <w:t>24</w:t>
            </w:r>
          </w:p>
        </w:tc>
        <w:tc>
          <w:tcPr>
            <w:tcW w:w="1361" w:type="dxa"/>
            <w:vAlign w:val="center"/>
          </w:tcPr>
          <w:p w14:paraId="000002AF" w14:textId="77777777" w:rsidR="009E2D3C" w:rsidRPr="00ED15DE" w:rsidRDefault="00B855CF">
            <w:pPr>
              <w:jc w:val="center"/>
              <w:rPr>
                <w:szCs w:val="24"/>
              </w:rPr>
            </w:pPr>
            <w:r w:rsidRPr="00ED15DE">
              <w:rPr>
                <w:szCs w:val="24"/>
              </w:rPr>
              <w:t>-0.18</w:t>
            </w:r>
          </w:p>
        </w:tc>
        <w:tc>
          <w:tcPr>
            <w:tcW w:w="1152" w:type="dxa"/>
            <w:vAlign w:val="bottom"/>
          </w:tcPr>
          <w:p w14:paraId="000002B0" w14:textId="77777777" w:rsidR="009E2D3C" w:rsidRPr="00ED15DE" w:rsidRDefault="00B855CF">
            <w:pPr>
              <w:jc w:val="center"/>
              <w:rPr>
                <w:szCs w:val="24"/>
              </w:rPr>
            </w:pPr>
            <w:r w:rsidRPr="00ED15DE">
              <w:rPr>
                <w:szCs w:val="24"/>
              </w:rPr>
              <w:t>23</w:t>
            </w:r>
          </w:p>
        </w:tc>
        <w:tc>
          <w:tcPr>
            <w:tcW w:w="1361" w:type="dxa"/>
            <w:vAlign w:val="center"/>
          </w:tcPr>
          <w:p w14:paraId="000002B1" w14:textId="77777777" w:rsidR="009E2D3C" w:rsidRPr="00ED15DE" w:rsidRDefault="00B855CF">
            <w:pPr>
              <w:jc w:val="center"/>
              <w:rPr>
                <w:szCs w:val="24"/>
              </w:rPr>
            </w:pPr>
            <w:r w:rsidRPr="00ED15DE">
              <w:rPr>
                <w:szCs w:val="24"/>
              </w:rPr>
              <w:t>3.98</w:t>
            </w:r>
          </w:p>
        </w:tc>
        <w:tc>
          <w:tcPr>
            <w:tcW w:w="1152" w:type="dxa"/>
            <w:vAlign w:val="bottom"/>
          </w:tcPr>
          <w:p w14:paraId="000002B2" w14:textId="77777777" w:rsidR="009E2D3C" w:rsidRPr="00ED15DE" w:rsidRDefault="00B855CF">
            <w:pPr>
              <w:jc w:val="center"/>
              <w:rPr>
                <w:szCs w:val="24"/>
              </w:rPr>
            </w:pPr>
            <w:r w:rsidRPr="00ED15DE">
              <w:rPr>
                <w:szCs w:val="24"/>
              </w:rPr>
              <w:t>3</w:t>
            </w:r>
          </w:p>
        </w:tc>
        <w:tc>
          <w:tcPr>
            <w:tcW w:w="1361" w:type="dxa"/>
            <w:vAlign w:val="center"/>
          </w:tcPr>
          <w:p w14:paraId="000002B3" w14:textId="77777777" w:rsidR="009E2D3C" w:rsidRPr="00ED15DE" w:rsidRDefault="00B855CF">
            <w:pPr>
              <w:jc w:val="center"/>
              <w:rPr>
                <w:szCs w:val="24"/>
              </w:rPr>
            </w:pPr>
            <w:r w:rsidRPr="00ED15DE">
              <w:rPr>
                <w:szCs w:val="24"/>
              </w:rPr>
              <w:t>3.31</w:t>
            </w:r>
          </w:p>
        </w:tc>
      </w:tr>
      <w:tr w:rsidR="009E2D3C" w:rsidRPr="00ED15DE" w14:paraId="5A724104" w14:textId="77777777">
        <w:trPr>
          <w:jc w:val="center"/>
        </w:trPr>
        <w:tc>
          <w:tcPr>
            <w:tcW w:w="1152" w:type="dxa"/>
            <w:vAlign w:val="center"/>
          </w:tcPr>
          <w:p w14:paraId="000002B4" w14:textId="77777777" w:rsidR="009E2D3C" w:rsidRPr="00ED15DE" w:rsidRDefault="00B855CF">
            <w:pPr>
              <w:jc w:val="center"/>
              <w:rPr>
                <w:szCs w:val="24"/>
              </w:rPr>
            </w:pPr>
            <w:r w:rsidRPr="00ED15DE">
              <w:rPr>
                <w:szCs w:val="24"/>
              </w:rPr>
              <w:t>5.0</w:t>
            </w:r>
          </w:p>
        </w:tc>
        <w:tc>
          <w:tcPr>
            <w:tcW w:w="1152" w:type="dxa"/>
            <w:vAlign w:val="bottom"/>
          </w:tcPr>
          <w:p w14:paraId="000002B5" w14:textId="77777777" w:rsidR="009E2D3C" w:rsidRPr="00ED15DE" w:rsidRDefault="00B855CF">
            <w:pPr>
              <w:jc w:val="center"/>
              <w:rPr>
                <w:szCs w:val="24"/>
              </w:rPr>
            </w:pPr>
            <w:r w:rsidRPr="00ED15DE">
              <w:rPr>
                <w:szCs w:val="24"/>
              </w:rPr>
              <w:t>25</w:t>
            </w:r>
          </w:p>
        </w:tc>
        <w:tc>
          <w:tcPr>
            <w:tcW w:w="1361" w:type="dxa"/>
            <w:vAlign w:val="center"/>
          </w:tcPr>
          <w:p w14:paraId="000002B6" w14:textId="77777777" w:rsidR="009E2D3C" w:rsidRPr="00ED15DE" w:rsidRDefault="00B855CF">
            <w:pPr>
              <w:jc w:val="center"/>
              <w:rPr>
                <w:szCs w:val="24"/>
              </w:rPr>
            </w:pPr>
            <w:r w:rsidRPr="00ED15DE">
              <w:rPr>
                <w:szCs w:val="24"/>
              </w:rPr>
              <w:t>-0.08</w:t>
            </w:r>
          </w:p>
        </w:tc>
        <w:tc>
          <w:tcPr>
            <w:tcW w:w="1152" w:type="dxa"/>
            <w:vAlign w:val="bottom"/>
          </w:tcPr>
          <w:p w14:paraId="000002B7" w14:textId="77777777" w:rsidR="009E2D3C" w:rsidRPr="00ED15DE" w:rsidRDefault="00B855CF">
            <w:pPr>
              <w:jc w:val="center"/>
              <w:rPr>
                <w:szCs w:val="24"/>
              </w:rPr>
            </w:pPr>
            <w:r w:rsidRPr="00ED15DE">
              <w:rPr>
                <w:szCs w:val="24"/>
              </w:rPr>
              <w:t>24</w:t>
            </w:r>
          </w:p>
        </w:tc>
        <w:tc>
          <w:tcPr>
            <w:tcW w:w="1361" w:type="dxa"/>
            <w:vAlign w:val="center"/>
          </w:tcPr>
          <w:p w14:paraId="000002B8" w14:textId="77777777" w:rsidR="009E2D3C" w:rsidRPr="00ED15DE" w:rsidRDefault="00B855CF">
            <w:pPr>
              <w:jc w:val="center"/>
              <w:rPr>
                <w:szCs w:val="24"/>
              </w:rPr>
            </w:pPr>
            <w:r w:rsidRPr="00ED15DE">
              <w:rPr>
                <w:szCs w:val="24"/>
              </w:rPr>
              <w:t>4.07</w:t>
            </w:r>
          </w:p>
        </w:tc>
        <w:tc>
          <w:tcPr>
            <w:tcW w:w="1152" w:type="dxa"/>
            <w:vAlign w:val="bottom"/>
          </w:tcPr>
          <w:p w14:paraId="000002B9" w14:textId="77777777" w:rsidR="009E2D3C" w:rsidRPr="00ED15DE" w:rsidRDefault="00B855CF">
            <w:pPr>
              <w:jc w:val="center"/>
              <w:rPr>
                <w:szCs w:val="24"/>
              </w:rPr>
            </w:pPr>
            <w:r w:rsidRPr="00ED15DE">
              <w:rPr>
                <w:szCs w:val="24"/>
              </w:rPr>
              <w:t>3</w:t>
            </w:r>
          </w:p>
        </w:tc>
        <w:tc>
          <w:tcPr>
            <w:tcW w:w="1361" w:type="dxa"/>
            <w:vAlign w:val="center"/>
          </w:tcPr>
          <w:p w14:paraId="000002BA" w14:textId="77777777" w:rsidR="009E2D3C" w:rsidRPr="00ED15DE" w:rsidRDefault="00B855CF">
            <w:pPr>
              <w:jc w:val="center"/>
              <w:rPr>
                <w:szCs w:val="24"/>
              </w:rPr>
            </w:pPr>
            <w:r w:rsidRPr="00ED15DE">
              <w:rPr>
                <w:szCs w:val="24"/>
              </w:rPr>
              <w:t>1.31</w:t>
            </w:r>
          </w:p>
        </w:tc>
      </w:tr>
      <w:tr w:rsidR="009E2D3C" w:rsidRPr="00ED15DE" w14:paraId="6C352678" w14:textId="77777777">
        <w:trPr>
          <w:jc w:val="center"/>
        </w:trPr>
        <w:tc>
          <w:tcPr>
            <w:tcW w:w="1152" w:type="dxa"/>
            <w:vAlign w:val="center"/>
          </w:tcPr>
          <w:p w14:paraId="000002BB" w14:textId="77777777" w:rsidR="009E2D3C" w:rsidRPr="00ED15DE" w:rsidRDefault="00B855CF">
            <w:pPr>
              <w:jc w:val="center"/>
              <w:rPr>
                <w:szCs w:val="24"/>
              </w:rPr>
            </w:pPr>
            <w:r w:rsidRPr="00ED15DE">
              <w:rPr>
                <w:szCs w:val="24"/>
              </w:rPr>
              <w:t>5.5</w:t>
            </w:r>
          </w:p>
        </w:tc>
        <w:tc>
          <w:tcPr>
            <w:tcW w:w="1152" w:type="dxa"/>
            <w:vAlign w:val="bottom"/>
          </w:tcPr>
          <w:p w14:paraId="000002BC" w14:textId="77777777" w:rsidR="009E2D3C" w:rsidRPr="00ED15DE" w:rsidRDefault="00B855CF">
            <w:pPr>
              <w:jc w:val="center"/>
              <w:rPr>
                <w:szCs w:val="24"/>
              </w:rPr>
            </w:pPr>
            <w:r w:rsidRPr="00ED15DE">
              <w:rPr>
                <w:szCs w:val="24"/>
              </w:rPr>
              <w:t>27</w:t>
            </w:r>
          </w:p>
        </w:tc>
        <w:tc>
          <w:tcPr>
            <w:tcW w:w="1361" w:type="dxa"/>
            <w:vAlign w:val="center"/>
          </w:tcPr>
          <w:p w14:paraId="000002BD" w14:textId="77777777" w:rsidR="009E2D3C" w:rsidRPr="00ED15DE" w:rsidRDefault="00B855CF">
            <w:pPr>
              <w:jc w:val="center"/>
              <w:rPr>
                <w:szCs w:val="24"/>
              </w:rPr>
            </w:pPr>
            <w:r w:rsidRPr="00ED15DE">
              <w:rPr>
                <w:szCs w:val="24"/>
              </w:rPr>
              <w:t>0.03</w:t>
            </w:r>
          </w:p>
        </w:tc>
        <w:tc>
          <w:tcPr>
            <w:tcW w:w="1152" w:type="dxa"/>
            <w:vAlign w:val="bottom"/>
          </w:tcPr>
          <w:p w14:paraId="000002BE" w14:textId="77777777" w:rsidR="009E2D3C" w:rsidRPr="00ED15DE" w:rsidRDefault="00B855CF">
            <w:pPr>
              <w:jc w:val="center"/>
              <w:rPr>
                <w:szCs w:val="24"/>
              </w:rPr>
            </w:pPr>
            <w:r w:rsidRPr="00ED15DE">
              <w:rPr>
                <w:szCs w:val="24"/>
              </w:rPr>
              <w:t>26</w:t>
            </w:r>
          </w:p>
        </w:tc>
        <w:tc>
          <w:tcPr>
            <w:tcW w:w="1361" w:type="dxa"/>
            <w:vAlign w:val="center"/>
          </w:tcPr>
          <w:p w14:paraId="000002BF" w14:textId="77777777" w:rsidR="009E2D3C" w:rsidRPr="00ED15DE" w:rsidRDefault="00B855CF">
            <w:pPr>
              <w:jc w:val="center"/>
              <w:rPr>
                <w:szCs w:val="24"/>
              </w:rPr>
            </w:pPr>
            <w:r w:rsidRPr="00ED15DE">
              <w:rPr>
                <w:szCs w:val="24"/>
              </w:rPr>
              <w:t>3.38</w:t>
            </w:r>
          </w:p>
        </w:tc>
        <w:tc>
          <w:tcPr>
            <w:tcW w:w="1152" w:type="dxa"/>
            <w:vAlign w:val="bottom"/>
          </w:tcPr>
          <w:p w14:paraId="000002C0" w14:textId="77777777" w:rsidR="009E2D3C" w:rsidRPr="00ED15DE" w:rsidRDefault="00B855CF">
            <w:pPr>
              <w:jc w:val="center"/>
              <w:rPr>
                <w:szCs w:val="24"/>
              </w:rPr>
            </w:pPr>
            <w:r w:rsidRPr="00ED15DE">
              <w:rPr>
                <w:szCs w:val="24"/>
              </w:rPr>
              <w:t>3</w:t>
            </w:r>
          </w:p>
        </w:tc>
        <w:tc>
          <w:tcPr>
            <w:tcW w:w="1361" w:type="dxa"/>
            <w:vAlign w:val="center"/>
          </w:tcPr>
          <w:p w14:paraId="000002C1" w14:textId="77777777" w:rsidR="009E2D3C" w:rsidRPr="00ED15DE" w:rsidRDefault="00B855CF">
            <w:pPr>
              <w:jc w:val="center"/>
              <w:rPr>
                <w:szCs w:val="24"/>
              </w:rPr>
            </w:pPr>
            <w:r w:rsidRPr="00ED15DE">
              <w:rPr>
                <w:szCs w:val="24"/>
              </w:rPr>
              <w:t>2.55</w:t>
            </w:r>
          </w:p>
        </w:tc>
      </w:tr>
      <w:tr w:rsidR="009E2D3C" w:rsidRPr="00ED15DE" w14:paraId="4E11B8A3" w14:textId="77777777">
        <w:trPr>
          <w:jc w:val="center"/>
        </w:trPr>
        <w:tc>
          <w:tcPr>
            <w:tcW w:w="1152" w:type="dxa"/>
            <w:vAlign w:val="center"/>
          </w:tcPr>
          <w:p w14:paraId="000002C2" w14:textId="77777777" w:rsidR="009E2D3C" w:rsidRPr="00ED15DE" w:rsidRDefault="00B855CF">
            <w:pPr>
              <w:jc w:val="center"/>
              <w:rPr>
                <w:szCs w:val="24"/>
              </w:rPr>
            </w:pPr>
            <w:r w:rsidRPr="00ED15DE">
              <w:rPr>
                <w:szCs w:val="24"/>
              </w:rPr>
              <w:t>6.0</w:t>
            </w:r>
          </w:p>
        </w:tc>
        <w:tc>
          <w:tcPr>
            <w:tcW w:w="1152" w:type="dxa"/>
            <w:vAlign w:val="bottom"/>
          </w:tcPr>
          <w:p w14:paraId="000002C3" w14:textId="77777777" w:rsidR="009E2D3C" w:rsidRPr="00ED15DE" w:rsidRDefault="00B855CF">
            <w:pPr>
              <w:jc w:val="center"/>
              <w:rPr>
                <w:szCs w:val="24"/>
              </w:rPr>
            </w:pPr>
            <w:r w:rsidRPr="00ED15DE">
              <w:rPr>
                <w:szCs w:val="24"/>
              </w:rPr>
              <w:t>27</w:t>
            </w:r>
          </w:p>
        </w:tc>
        <w:tc>
          <w:tcPr>
            <w:tcW w:w="1361" w:type="dxa"/>
            <w:vAlign w:val="center"/>
          </w:tcPr>
          <w:p w14:paraId="000002C4" w14:textId="77777777" w:rsidR="009E2D3C" w:rsidRPr="00ED15DE" w:rsidRDefault="00B855CF">
            <w:pPr>
              <w:jc w:val="center"/>
              <w:rPr>
                <w:szCs w:val="24"/>
              </w:rPr>
            </w:pPr>
            <w:r w:rsidRPr="00ED15DE">
              <w:rPr>
                <w:szCs w:val="24"/>
              </w:rPr>
              <w:t>-0.01</w:t>
            </w:r>
          </w:p>
        </w:tc>
        <w:tc>
          <w:tcPr>
            <w:tcW w:w="1152" w:type="dxa"/>
            <w:vAlign w:val="bottom"/>
          </w:tcPr>
          <w:p w14:paraId="000002C5" w14:textId="77777777" w:rsidR="009E2D3C" w:rsidRPr="00ED15DE" w:rsidRDefault="00B855CF">
            <w:pPr>
              <w:jc w:val="center"/>
              <w:rPr>
                <w:szCs w:val="24"/>
              </w:rPr>
            </w:pPr>
            <w:r w:rsidRPr="00ED15DE">
              <w:rPr>
                <w:szCs w:val="24"/>
              </w:rPr>
              <w:t>26</w:t>
            </w:r>
          </w:p>
        </w:tc>
        <w:tc>
          <w:tcPr>
            <w:tcW w:w="1361" w:type="dxa"/>
            <w:vAlign w:val="center"/>
          </w:tcPr>
          <w:p w14:paraId="000002C6" w14:textId="77777777" w:rsidR="009E2D3C" w:rsidRPr="00ED15DE" w:rsidRDefault="00B855CF">
            <w:pPr>
              <w:jc w:val="center"/>
              <w:rPr>
                <w:szCs w:val="24"/>
              </w:rPr>
            </w:pPr>
            <w:r w:rsidRPr="00ED15DE">
              <w:rPr>
                <w:szCs w:val="24"/>
              </w:rPr>
              <w:t>3.10</w:t>
            </w:r>
          </w:p>
        </w:tc>
        <w:tc>
          <w:tcPr>
            <w:tcW w:w="1152" w:type="dxa"/>
            <w:vAlign w:val="bottom"/>
          </w:tcPr>
          <w:p w14:paraId="000002C7" w14:textId="77777777" w:rsidR="009E2D3C" w:rsidRPr="00ED15DE" w:rsidRDefault="00B855CF">
            <w:pPr>
              <w:jc w:val="center"/>
              <w:rPr>
                <w:szCs w:val="24"/>
              </w:rPr>
            </w:pPr>
            <w:r w:rsidRPr="00ED15DE">
              <w:rPr>
                <w:szCs w:val="24"/>
              </w:rPr>
              <w:t>3</w:t>
            </w:r>
          </w:p>
        </w:tc>
        <w:tc>
          <w:tcPr>
            <w:tcW w:w="1361" w:type="dxa"/>
            <w:vAlign w:val="center"/>
          </w:tcPr>
          <w:p w14:paraId="000002C8" w14:textId="77777777" w:rsidR="009E2D3C" w:rsidRPr="00ED15DE" w:rsidRDefault="00B855CF">
            <w:pPr>
              <w:jc w:val="center"/>
              <w:rPr>
                <w:szCs w:val="24"/>
              </w:rPr>
            </w:pPr>
            <w:r w:rsidRPr="00ED15DE">
              <w:rPr>
                <w:szCs w:val="24"/>
              </w:rPr>
              <w:t>5.31</w:t>
            </w:r>
          </w:p>
        </w:tc>
      </w:tr>
      <w:tr w:rsidR="009E2D3C" w:rsidRPr="00ED15DE" w14:paraId="18E5268D" w14:textId="77777777">
        <w:trPr>
          <w:jc w:val="center"/>
        </w:trPr>
        <w:tc>
          <w:tcPr>
            <w:tcW w:w="1152" w:type="dxa"/>
            <w:vAlign w:val="center"/>
          </w:tcPr>
          <w:p w14:paraId="000002C9" w14:textId="77777777" w:rsidR="009E2D3C" w:rsidRPr="00ED15DE" w:rsidRDefault="00B855CF">
            <w:pPr>
              <w:jc w:val="center"/>
              <w:rPr>
                <w:szCs w:val="24"/>
              </w:rPr>
            </w:pPr>
            <w:r w:rsidRPr="00ED15DE">
              <w:rPr>
                <w:szCs w:val="24"/>
              </w:rPr>
              <w:t>6.5</w:t>
            </w:r>
          </w:p>
        </w:tc>
        <w:tc>
          <w:tcPr>
            <w:tcW w:w="1152" w:type="dxa"/>
            <w:vAlign w:val="bottom"/>
          </w:tcPr>
          <w:p w14:paraId="000002CA" w14:textId="77777777" w:rsidR="009E2D3C" w:rsidRPr="00ED15DE" w:rsidRDefault="00B855CF">
            <w:pPr>
              <w:jc w:val="center"/>
              <w:rPr>
                <w:szCs w:val="24"/>
              </w:rPr>
            </w:pPr>
            <w:r w:rsidRPr="00ED15DE">
              <w:rPr>
                <w:szCs w:val="24"/>
              </w:rPr>
              <w:t>27</w:t>
            </w:r>
          </w:p>
        </w:tc>
        <w:tc>
          <w:tcPr>
            <w:tcW w:w="1361" w:type="dxa"/>
            <w:vAlign w:val="center"/>
          </w:tcPr>
          <w:p w14:paraId="000002CB" w14:textId="77777777" w:rsidR="009E2D3C" w:rsidRPr="00ED15DE" w:rsidRDefault="00B855CF">
            <w:pPr>
              <w:jc w:val="center"/>
              <w:rPr>
                <w:szCs w:val="24"/>
              </w:rPr>
            </w:pPr>
            <w:r w:rsidRPr="00ED15DE">
              <w:rPr>
                <w:szCs w:val="24"/>
              </w:rPr>
              <w:t>0.06</w:t>
            </w:r>
          </w:p>
        </w:tc>
        <w:tc>
          <w:tcPr>
            <w:tcW w:w="1152" w:type="dxa"/>
            <w:vAlign w:val="bottom"/>
          </w:tcPr>
          <w:p w14:paraId="000002CC" w14:textId="77777777" w:rsidR="009E2D3C" w:rsidRPr="00ED15DE" w:rsidRDefault="00B855CF">
            <w:pPr>
              <w:jc w:val="center"/>
              <w:rPr>
                <w:szCs w:val="24"/>
              </w:rPr>
            </w:pPr>
            <w:r w:rsidRPr="00ED15DE">
              <w:rPr>
                <w:szCs w:val="24"/>
              </w:rPr>
              <w:t>26</w:t>
            </w:r>
          </w:p>
        </w:tc>
        <w:tc>
          <w:tcPr>
            <w:tcW w:w="1361" w:type="dxa"/>
            <w:vAlign w:val="center"/>
          </w:tcPr>
          <w:p w14:paraId="000002CD" w14:textId="77777777" w:rsidR="009E2D3C" w:rsidRPr="00ED15DE" w:rsidRDefault="00B855CF">
            <w:pPr>
              <w:jc w:val="center"/>
              <w:rPr>
                <w:szCs w:val="24"/>
              </w:rPr>
            </w:pPr>
            <w:r w:rsidRPr="00ED15DE">
              <w:rPr>
                <w:szCs w:val="24"/>
              </w:rPr>
              <w:t>2.98</w:t>
            </w:r>
          </w:p>
        </w:tc>
        <w:tc>
          <w:tcPr>
            <w:tcW w:w="1152" w:type="dxa"/>
            <w:vAlign w:val="bottom"/>
          </w:tcPr>
          <w:p w14:paraId="000002CE" w14:textId="77777777" w:rsidR="009E2D3C" w:rsidRPr="00ED15DE" w:rsidRDefault="00B855CF">
            <w:pPr>
              <w:jc w:val="center"/>
              <w:rPr>
                <w:szCs w:val="24"/>
              </w:rPr>
            </w:pPr>
            <w:r w:rsidRPr="00ED15DE">
              <w:rPr>
                <w:szCs w:val="24"/>
              </w:rPr>
              <w:t>3</w:t>
            </w:r>
          </w:p>
        </w:tc>
        <w:tc>
          <w:tcPr>
            <w:tcW w:w="1361" w:type="dxa"/>
            <w:vAlign w:val="center"/>
          </w:tcPr>
          <w:p w14:paraId="000002CF" w14:textId="77777777" w:rsidR="009E2D3C" w:rsidRPr="00ED15DE" w:rsidRDefault="00B855CF">
            <w:pPr>
              <w:jc w:val="center"/>
              <w:rPr>
                <w:szCs w:val="24"/>
              </w:rPr>
            </w:pPr>
            <w:r w:rsidRPr="00ED15DE">
              <w:rPr>
                <w:szCs w:val="24"/>
              </w:rPr>
              <w:t>3.12</w:t>
            </w:r>
          </w:p>
        </w:tc>
      </w:tr>
      <w:tr w:rsidR="009E2D3C" w:rsidRPr="00ED15DE" w14:paraId="2A04A0D4" w14:textId="77777777">
        <w:trPr>
          <w:jc w:val="center"/>
        </w:trPr>
        <w:tc>
          <w:tcPr>
            <w:tcW w:w="1152" w:type="dxa"/>
            <w:vAlign w:val="center"/>
          </w:tcPr>
          <w:p w14:paraId="000002D0" w14:textId="77777777" w:rsidR="009E2D3C" w:rsidRPr="00ED15DE" w:rsidRDefault="00B855CF">
            <w:pPr>
              <w:jc w:val="center"/>
              <w:rPr>
                <w:szCs w:val="24"/>
              </w:rPr>
            </w:pPr>
            <w:r w:rsidRPr="00ED15DE">
              <w:rPr>
                <w:szCs w:val="24"/>
              </w:rPr>
              <w:t>7.0</w:t>
            </w:r>
          </w:p>
        </w:tc>
        <w:tc>
          <w:tcPr>
            <w:tcW w:w="1152" w:type="dxa"/>
            <w:vAlign w:val="bottom"/>
          </w:tcPr>
          <w:p w14:paraId="000002D1" w14:textId="77777777" w:rsidR="009E2D3C" w:rsidRPr="00ED15DE" w:rsidRDefault="00B855CF">
            <w:pPr>
              <w:jc w:val="center"/>
              <w:rPr>
                <w:szCs w:val="24"/>
              </w:rPr>
            </w:pPr>
            <w:r w:rsidRPr="00ED15DE">
              <w:rPr>
                <w:szCs w:val="24"/>
              </w:rPr>
              <w:t>26</w:t>
            </w:r>
          </w:p>
        </w:tc>
        <w:tc>
          <w:tcPr>
            <w:tcW w:w="1361" w:type="dxa"/>
            <w:vAlign w:val="center"/>
          </w:tcPr>
          <w:p w14:paraId="000002D2" w14:textId="77777777" w:rsidR="009E2D3C" w:rsidRPr="00ED15DE" w:rsidRDefault="00B855CF">
            <w:pPr>
              <w:jc w:val="center"/>
              <w:rPr>
                <w:szCs w:val="24"/>
              </w:rPr>
            </w:pPr>
            <w:r w:rsidRPr="00ED15DE">
              <w:rPr>
                <w:szCs w:val="24"/>
              </w:rPr>
              <w:t>0.05</w:t>
            </w:r>
          </w:p>
        </w:tc>
        <w:tc>
          <w:tcPr>
            <w:tcW w:w="1152" w:type="dxa"/>
            <w:vAlign w:val="bottom"/>
          </w:tcPr>
          <w:p w14:paraId="000002D3" w14:textId="77777777" w:rsidR="009E2D3C" w:rsidRPr="00ED15DE" w:rsidRDefault="00B855CF">
            <w:pPr>
              <w:jc w:val="center"/>
              <w:rPr>
                <w:szCs w:val="24"/>
              </w:rPr>
            </w:pPr>
            <w:r w:rsidRPr="00ED15DE">
              <w:rPr>
                <w:szCs w:val="24"/>
              </w:rPr>
              <w:t>25</w:t>
            </w:r>
          </w:p>
        </w:tc>
        <w:tc>
          <w:tcPr>
            <w:tcW w:w="1361" w:type="dxa"/>
            <w:vAlign w:val="center"/>
          </w:tcPr>
          <w:p w14:paraId="000002D4" w14:textId="77777777" w:rsidR="009E2D3C" w:rsidRPr="00ED15DE" w:rsidRDefault="00B855CF">
            <w:pPr>
              <w:jc w:val="center"/>
              <w:rPr>
                <w:szCs w:val="24"/>
              </w:rPr>
            </w:pPr>
            <w:r w:rsidRPr="00ED15DE">
              <w:rPr>
                <w:szCs w:val="24"/>
              </w:rPr>
              <w:t>2.67</w:t>
            </w:r>
          </w:p>
        </w:tc>
        <w:tc>
          <w:tcPr>
            <w:tcW w:w="1152" w:type="dxa"/>
            <w:vAlign w:val="bottom"/>
          </w:tcPr>
          <w:p w14:paraId="000002D5" w14:textId="77777777" w:rsidR="009E2D3C" w:rsidRPr="00ED15DE" w:rsidRDefault="00B855CF">
            <w:pPr>
              <w:jc w:val="center"/>
              <w:rPr>
                <w:szCs w:val="24"/>
              </w:rPr>
            </w:pPr>
            <w:r w:rsidRPr="00ED15DE">
              <w:rPr>
                <w:szCs w:val="24"/>
              </w:rPr>
              <w:t>3</w:t>
            </w:r>
          </w:p>
        </w:tc>
        <w:tc>
          <w:tcPr>
            <w:tcW w:w="1361" w:type="dxa"/>
            <w:vAlign w:val="center"/>
          </w:tcPr>
          <w:p w14:paraId="000002D6" w14:textId="77777777" w:rsidR="009E2D3C" w:rsidRPr="00ED15DE" w:rsidRDefault="00B855CF">
            <w:pPr>
              <w:jc w:val="center"/>
              <w:rPr>
                <w:szCs w:val="24"/>
              </w:rPr>
            </w:pPr>
            <w:r w:rsidRPr="00ED15DE">
              <w:rPr>
                <w:szCs w:val="24"/>
              </w:rPr>
              <w:t>-0.20</w:t>
            </w:r>
          </w:p>
        </w:tc>
      </w:tr>
      <w:tr w:rsidR="009E2D3C" w:rsidRPr="00ED15DE" w14:paraId="0E9AA1F0" w14:textId="77777777">
        <w:trPr>
          <w:jc w:val="center"/>
        </w:trPr>
        <w:tc>
          <w:tcPr>
            <w:tcW w:w="1152" w:type="dxa"/>
            <w:vAlign w:val="center"/>
          </w:tcPr>
          <w:p w14:paraId="000002D7" w14:textId="77777777" w:rsidR="009E2D3C" w:rsidRPr="00ED15DE" w:rsidRDefault="00B855CF">
            <w:pPr>
              <w:jc w:val="center"/>
              <w:rPr>
                <w:szCs w:val="24"/>
              </w:rPr>
            </w:pPr>
            <w:r w:rsidRPr="00ED15DE">
              <w:rPr>
                <w:szCs w:val="24"/>
              </w:rPr>
              <w:t>7.5</w:t>
            </w:r>
          </w:p>
        </w:tc>
        <w:tc>
          <w:tcPr>
            <w:tcW w:w="1152" w:type="dxa"/>
            <w:vAlign w:val="bottom"/>
          </w:tcPr>
          <w:p w14:paraId="000002D8" w14:textId="77777777" w:rsidR="009E2D3C" w:rsidRPr="00ED15DE" w:rsidRDefault="00B855CF">
            <w:pPr>
              <w:jc w:val="center"/>
              <w:rPr>
                <w:szCs w:val="24"/>
              </w:rPr>
            </w:pPr>
            <w:r w:rsidRPr="00ED15DE">
              <w:rPr>
                <w:szCs w:val="24"/>
              </w:rPr>
              <w:t>25</w:t>
            </w:r>
          </w:p>
        </w:tc>
        <w:tc>
          <w:tcPr>
            <w:tcW w:w="1361" w:type="dxa"/>
            <w:vAlign w:val="center"/>
          </w:tcPr>
          <w:p w14:paraId="000002D9" w14:textId="77777777" w:rsidR="009E2D3C" w:rsidRPr="00ED15DE" w:rsidRDefault="00B855CF">
            <w:pPr>
              <w:jc w:val="center"/>
              <w:rPr>
                <w:szCs w:val="24"/>
              </w:rPr>
            </w:pPr>
            <w:r w:rsidRPr="00ED15DE">
              <w:rPr>
                <w:szCs w:val="24"/>
              </w:rPr>
              <w:t>0.04</w:t>
            </w:r>
          </w:p>
        </w:tc>
        <w:tc>
          <w:tcPr>
            <w:tcW w:w="1152" w:type="dxa"/>
            <w:vAlign w:val="bottom"/>
          </w:tcPr>
          <w:p w14:paraId="000002DA" w14:textId="77777777" w:rsidR="009E2D3C" w:rsidRPr="00ED15DE" w:rsidRDefault="00B855CF">
            <w:pPr>
              <w:jc w:val="center"/>
              <w:rPr>
                <w:szCs w:val="24"/>
              </w:rPr>
            </w:pPr>
            <w:r w:rsidRPr="00ED15DE">
              <w:rPr>
                <w:szCs w:val="24"/>
              </w:rPr>
              <w:t>24</w:t>
            </w:r>
          </w:p>
        </w:tc>
        <w:tc>
          <w:tcPr>
            <w:tcW w:w="1361" w:type="dxa"/>
            <w:vAlign w:val="center"/>
          </w:tcPr>
          <w:p w14:paraId="000002DB" w14:textId="77777777" w:rsidR="009E2D3C" w:rsidRPr="00ED15DE" w:rsidRDefault="00B855CF">
            <w:pPr>
              <w:jc w:val="center"/>
              <w:rPr>
                <w:szCs w:val="24"/>
              </w:rPr>
            </w:pPr>
            <w:r w:rsidRPr="00ED15DE">
              <w:rPr>
                <w:szCs w:val="24"/>
              </w:rPr>
              <w:t>2.27</w:t>
            </w:r>
          </w:p>
        </w:tc>
        <w:tc>
          <w:tcPr>
            <w:tcW w:w="1152" w:type="dxa"/>
            <w:vAlign w:val="bottom"/>
          </w:tcPr>
          <w:p w14:paraId="000002DC" w14:textId="77777777" w:rsidR="009E2D3C" w:rsidRPr="00ED15DE" w:rsidRDefault="00B855CF">
            <w:pPr>
              <w:jc w:val="center"/>
              <w:rPr>
                <w:szCs w:val="24"/>
              </w:rPr>
            </w:pPr>
            <w:r w:rsidRPr="00ED15DE">
              <w:rPr>
                <w:szCs w:val="24"/>
              </w:rPr>
              <w:t>3</w:t>
            </w:r>
          </w:p>
        </w:tc>
        <w:tc>
          <w:tcPr>
            <w:tcW w:w="1361" w:type="dxa"/>
            <w:vAlign w:val="center"/>
          </w:tcPr>
          <w:p w14:paraId="000002DD" w14:textId="77777777" w:rsidR="009E2D3C" w:rsidRPr="00ED15DE" w:rsidRDefault="00B855CF">
            <w:pPr>
              <w:jc w:val="center"/>
              <w:rPr>
                <w:szCs w:val="24"/>
              </w:rPr>
            </w:pPr>
            <w:r w:rsidRPr="00ED15DE">
              <w:rPr>
                <w:szCs w:val="24"/>
              </w:rPr>
              <w:t>0.06</w:t>
            </w:r>
          </w:p>
        </w:tc>
      </w:tr>
      <w:tr w:rsidR="009E2D3C" w:rsidRPr="00ED15DE" w14:paraId="5D431B26" w14:textId="77777777">
        <w:trPr>
          <w:jc w:val="center"/>
        </w:trPr>
        <w:tc>
          <w:tcPr>
            <w:tcW w:w="1152" w:type="dxa"/>
            <w:vAlign w:val="center"/>
          </w:tcPr>
          <w:p w14:paraId="000002DE" w14:textId="77777777" w:rsidR="009E2D3C" w:rsidRPr="00ED15DE" w:rsidRDefault="00B855CF">
            <w:pPr>
              <w:jc w:val="center"/>
              <w:rPr>
                <w:szCs w:val="24"/>
              </w:rPr>
            </w:pPr>
            <w:r w:rsidRPr="00ED15DE">
              <w:rPr>
                <w:szCs w:val="24"/>
              </w:rPr>
              <w:t>8.0</w:t>
            </w:r>
          </w:p>
        </w:tc>
        <w:tc>
          <w:tcPr>
            <w:tcW w:w="1152" w:type="dxa"/>
            <w:vAlign w:val="bottom"/>
          </w:tcPr>
          <w:p w14:paraId="000002DF" w14:textId="77777777" w:rsidR="009E2D3C" w:rsidRPr="00ED15DE" w:rsidRDefault="00B855CF">
            <w:pPr>
              <w:jc w:val="center"/>
              <w:rPr>
                <w:szCs w:val="24"/>
              </w:rPr>
            </w:pPr>
            <w:r w:rsidRPr="00ED15DE">
              <w:rPr>
                <w:szCs w:val="24"/>
              </w:rPr>
              <w:t>26</w:t>
            </w:r>
          </w:p>
        </w:tc>
        <w:tc>
          <w:tcPr>
            <w:tcW w:w="1361" w:type="dxa"/>
            <w:vAlign w:val="center"/>
          </w:tcPr>
          <w:p w14:paraId="000002E0" w14:textId="77777777" w:rsidR="009E2D3C" w:rsidRPr="00ED15DE" w:rsidRDefault="00B855CF">
            <w:pPr>
              <w:jc w:val="center"/>
              <w:rPr>
                <w:szCs w:val="24"/>
              </w:rPr>
            </w:pPr>
            <w:r w:rsidRPr="00ED15DE">
              <w:rPr>
                <w:szCs w:val="24"/>
              </w:rPr>
              <w:t>0.10</w:t>
            </w:r>
          </w:p>
        </w:tc>
        <w:tc>
          <w:tcPr>
            <w:tcW w:w="1152" w:type="dxa"/>
            <w:vAlign w:val="bottom"/>
          </w:tcPr>
          <w:p w14:paraId="000002E1" w14:textId="77777777" w:rsidR="009E2D3C" w:rsidRPr="00ED15DE" w:rsidRDefault="00B855CF">
            <w:pPr>
              <w:jc w:val="center"/>
              <w:rPr>
                <w:szCs w:val="24"/>
              </w:rPr>
            </w:pPr>
            <w:r w:rsidRPr="00ED15DE">
              <w:rPr>
                <w:szCs w:val="24"/>
              </w:rPr>
              <w:t>25</w:t>
            </w:r>
          </w:p>
        </w:tc>
        <w:tc>
          <w:tcPr>
            <w:tcW w:w="1361" w:type="dxa"/>
            <w:vAlign w:val="center"/>
          </w:tcPr>
          <w:p w14:paraId="000002E2" w14:textId="77777777" w:rsidR="009E2D3C" w:rsidRPr="00ED15DE" w:rsidRDefault="00B855CF">
            <w:pPr>
              <w:jc w:val="center"/>
              <w:rPr>
                <w:szCs w:val="24"/>
              </w:rPr>
            </w:pPr>
            <w:r w:rsidRPr="00ED15DE">
              <w:rPr>
                <w:szCs w:val="24"/>
              </w:rPr>
              <w:t>2.31</w:t>
            </w:r>
          </w:p>
        </w:tc>
        <w:tc>
          <w:tcPr>
            <w:tcW w:w="1152" w:type="dxa"/>
            <w:vAlign w:val="bottom"/>
          </w:tcPr>
          <w:p w14:paraId="000002E3" w14:textId="77777777" w:rsidR="009E2D3C" w:rsidRPr="00ED15DE" w:rsidRDefault="00B855CF">
            <w:pPr>
              <w:jc w:val="center"/>
              <w:rPr>
                <w:szCs w:val="24"/>
              </w:rPr>
            </w:pPr>
            <w:r w:rsidRPr="00ED15DE">
              <w:rPr>
                <w:szCs w:val="24"/>
              </w:rPr>
              <w:t>3</w:t>
            </w:r>
          </w:p>
        </w:tc>
        <w:tc>
          <w:tcPr>
            <w:tcW w:w="1361" w:type="dxa"/>
            <w:vAlign w:val="center"/>
          </w:tcPr>
          <w:p w14:paraId="000002E4" w14:textId="77777777" w:rsidR="009E2D3C" w:rsidRPr="00ED15DE" w:rsidRDefault="00B855CF">
            <w:pPr>
              <w:jc w:val="center"/>
              <w:rPr>
                <w:szCs w:val="24"/>
              </w:rPr>
            </w:pPr>
            <w:r w:rsidRPr="00ED15DE">
              <w:rPr>
                <w:szCs w:val="24"/>
              </w:rPr>
              <w:t>-2.15</w:t>
            </w:r>
          </w:p>
        </w:tc>
      </w:tr>
      <w:tr w:rsidR="009E2D3C" w:rsidRPr="00ED15DE" w14:paraId="72756C06" w14:textId="77777777">
        <w:trPr>
          <w:jc w:val="center"/>
        </w:trPr>
        <w:tc>
          <w:tcPr>
            <w:tcW w:w="1152" w:type="dxa"/>
            <w:vAlign w:val="center"/>
          </w:tcPr>
          <w:p w14:paraId="000002E5" w14:textId="77777777" w:rsidR="009E2D3C" w:rsidRPr="00ED15DE" w:rsidRDefault="00B855CF">
            <w:pPr>
              <w:jc w:val="center"/>
              <w:rPr>
                <w:szCs w:val="24"/>
              </w:rPr>
            </w:pPr>
            <w:r w:rsidRPr="00ED15DE">
              <w:rPr>
                <w:szCs w:val="24"/>
              </w:rPr>
              <w:t>8.5</w:t>
            </w:r>
          </w:p>
        </w:tc>
        <w:tc>
          <w:tcPr>
            <w:tcW w:w="1152" w:type="dxa"/>
            <w:vAlign w:val="bottom"/>
          </w:tcPr>
          <w:p w14:paraId="000002E6" w14:textId="77777777" w:rsidR="009E2D3C" w:rsidRPr="00ED15DE" w:rsidRDefault="00B855CF">
            <w:pPr>
              <w:jc w:val="center"/>
              <w:rPr>
                <w:szCs w:val="24"/>
              </w:rPr>
            </w:pPr>
            <w:r w:rsidRPr="00ED15DE">
              <w:rPr>
                <w:szCs w:val="24"/>
              </w:rPr>
              <w:t>25</w:t>
            </w:r>
          </w:p>
        </w:tc>
        <w:tc>
          <w:tcPr>
            <w:tcW w:w="1361" w:type="dxa"/>
            <w:vAlign w:val="center"/>
          </w:tcPr>
          <w:p w14:paraId="000002E7" w14:textId="77777777" w:rsidR="009E2D3C" w:rsidRPr="00ED15DE" w:rsidRDefault="00B855CF">
            <w:pPr>
              <w:jc w:val="center"/>
              <w:rPr>
                <w:szCs w:val="24"/>
              </w:rPr>
            </w:pPr>
            <w:r w:rsidRPr="00ED15DE">
              <w:rPr>
                <w:szCs w:val="24"/>
              </w:rPr>
              <w:t>-0.02</w:t>
            </w:r>
          </w:p>
        </w:tc>
        <w:tc>
          <w:tcPr>
            <w:tcW w:w="1152" w:type="dxa"/>
            <w:vAlign w:val="bottom"/>
          </w:tcPr>
          <w:p w14:paraId="000002E8" w14:textId="77777777" w:rsidR="009E2D3C" w:rsidRPr="00ED15DE" w:rsidRDefault="00B855CF">
            <w:pPr>
              <w:jc w:val="center"/>
              <w:rPr>
                <w:szCs w:val="24"/>
              </w:rPr>
            </w:pPr>
            <w:r w:rsidRPr="00ED15DE">
              <w:rPr>
                <w:szCs w:val="24"/>
              </w:rPr>
              <w:t>24</w:t>
            </w:r>
          </w:p>
        </w:tc>
        <w:tc>
          <w:tcPr>
            <w:tcW w:w="1361" w:type="dxa"/>
            <w:vAlign w:val="center"/>
          </w:tcPr>
          <w:p w14:paraId="000002E9" w14:textId="77777777" w:rsidR="009E2D3C" w:rsidRPr="00ED15DE" w:rsidRDefault="00B855CF">
            <w:pPr>
              <w:jc w:val="center"/>
              <w:rPr>
                <w:szCs w:val="24"/>
              </w:rPr>
            </w:pPr>
            <w:r w:rsidRPr="00ED15DE">
              <w:rPr>
                <w:szCs w:val="24"/>
              </w:rPr>
              <w:t>1.83</w:t>
            </w:r>
          </w:p>
        </w:tc>
        <w:tc>
          <w:tcPr>
            <w:tcW w:w="1152" w:type="dxa"/>
            <w:vAlign w:val="bottom"/>
          </w:tcPr>
          <w:p w14:paraId="000002EA" w14:textId="77777777" w:rsidR="009E2D3C" w:rsidRPr="00ED15DE" w:rsidRDefault="00B855CF">
            <w:pPr>
              <w:jc w:val="center"/>
              <w:rPr>
                <w:szCs w:val="24"/>
              </w:rPr>
            </w:pPr>
            <w:r w:rsidRPr="00ED15DE">
              <w:rPr>
                <w:szCs w:val="24"/>
              </w:rPr>
              <w:t>3</w:t>
            </w:r>
          </w:p>
        </w:tc>
        <w:tc>
          <w:tcPr>
            <w:tcW w:w="1361" w:type="dxa"/>
            <w:vAlign w:val="center"/>
          </w:tcPr>
          <w:p w14:paraId="000002EB" w14:textId="77777777" w:rsidR="009E2D3C" w:rsidRPr="00ED15DE" w:rsidRDefault="00B855CF">
            <w:pPr>
              <w:jc w:val="center"/>
              <w:rPr>
                <w:szCs w:val="24"/>
              </w:rPr>
            </w:pPr>
            <w:r w:rsidRPr="00ED15DE">
              <w:rPr>
                <w:szCs w:val="24"/>
              </w:rPr>
              <w:t>-2.12</w:t>
            </w:r>
          </w:p>
        </w:tc>
      </w:tr>
      <w:tr w:rsidR="009E2D3C" w:rsidRPr="00ED15DE" w14:paraId="1DBE1F9D" w14:textId="77777777">
        <w:trPr>
          <w:jc w:val="center"/>
        </w:trPr>
        <w:tc>
          <w:tcPr>
            <w:tcW w:w="1152" w:type="dxa"/>
            <w:vAlign w:val="center"/>
          </w:tcPr>
          <w:p w14:paraId="000002EC" w14:textId="77777777" w:rsidR="009E2D3C" w:rsidRPr="00ED15DE" w:rsidRDefault="00B855CF">
            <w:pPr>
              <w:jc w:val="center"/>
              <w:rPr>
                <w:szCs w:val="24"/>
              </w:rPr>
            </w:pPr>
            <w:r w:rsidRPr="00ED15DE">
              <w:rPr>
                <w:szCs w:val="24"/>
              </w:rPr>
              <w:t>9.0</w:t>
            </w:r>
          </w:p>
        </w:tc>
        <w:tc>
          <w:tcPr>
            <w:tcW w:w="1152" w:type="dxa"/>
            <w:vAlign w:val="bottom"/>
          </w:tcPr>
          <w:p w14:paraId="000002ED" w14:textId="77777777" w:rsidR="009E2D3C" w:rsidRPr="00ED15DE" w:rsidRDefault="00B855CF">
            <w:pPr>
              <w:jc w:val="center"/>
              <w:rPr>
                <w:szCs w:val="24"/>
              </w:rPr>
            </w:pPr>
            <w:r w:rsidRPr="00ED15DE">
              <w:rPr>
                <w:szCs w:val="24"/>
              </w:rPr>
              <w:t>23</w:t>
            </w:r>
          </w:p>
        </w:tc>
        <w:tc>
          <w:tcPr>
            <w:tcW w:w="1361" w:type="dxa"/>
            <w:vAlign w:val="center"/>
          </w:tcPr>
          <w:p w14:paraId="000002EE" w14:textId="77777777" w:rsidR="009E2D3C" w:rsidRPr="00ED15DE" w:rsidRDefault="00B855CF">
            <w:pPr>
              <w:jc w:val="center"/>
              <w:rPr>
                <w:szCs w:val="24"/>
              </w:rPr>
            </w:pPr>
            <w:r w:rsidRPr="00ED15DE">
              <w:rPr>
                <w:szCs w:val="24"/>
              </w:rPr>
              <w:t>0.01</w:t>
            </w:r>
          </w:p>
        </w:tc>
        <w:tc>
          <w:tcPr>
            <w:tcW w:w="1152" w:type="dxa"/>
            <w:vAlign w:val="bottom"/>
          </w:tcPr>
          <w:p w14:paraId="000002EF" w14:textId="77777777" w:rsidR="009E2D3C" w:rsidRPr="00ED15DE" w:rsidRDefault="00B855CF">
            <w:pPr>
              <w:jc w:val="center"/>
              <w:rPr>
                <w:szCs w:val="24"/>
              </w:rPr>
            </w:pPr>
            <w:r w:rsidRPr="00ED15DE">
              <w:rPr>
                <w:szCs w:val="24"/>
              </w:rPr>
              <w:t>22</w:t>
            </w:r>
          </w:p>
        </w:tc>
        <w:tc>
          <w:tcPr>
            <w:tcW w:w="1361" w:type="dxa"/>
            <w:vAlign w:val="center"/>
          </w:tcPr>
          <w:p w14:paraId="000002F0" w14:textId="77777777" w:rsidR="009E2D3C" w:rsidRPr="00ED15DE" w:rsidRDefault="00B855CF">
            <w:pPr>
              <w:jc w:val="center"/>
              <w:rPr>
                <w:szCs w:val="24"/>
              </w:rPr>
            </w:pPr>
            <w:r w:rsidRPr="00ED15DE">
              <w:rPr>
                <w:szCs w:val="24"/>
              </w:rPr>
              <w:t>1.56</w:t>
            </w:r>
          </w:p>
        </w:tc>
        <w:tc>
          <w:tcPr>
            <w:tcW w:w="1152" w:type="dxa"/>
            <w:vAlign w:val="bottom"/>
          </w:tcPr>
          <w:p w14:paraId="000002F1" w14:textId="77777777" w:rsidR="009E2D3C" w:rsidRPr="00ED15DE" w:rsidRDefault="00B855CF">
            <w:pPr>
              <w:jc w:val="center"/>
              <w:rPr>
                <w:szCs w:val="24"/>
              </w:rPr>
            </w:pPr>
            <w:r w:rsidRPr="00ED15DE">
              <w:rPr>
                <w:szCs w:val="24"/>
              </w:rPr>
              <w:t>3</w:t>
            </w:r>
          </w:p>
        </w:tc>
        <w:tc>
          <w:tcPr>
            <w:tcW w:w="1361" w:type="dxa"/>
            <w:vAlign w:val="center"/>
          </w:tcPr>
          <w:p w14:paraId="000002F2" w14:textId="77777777" w:rsidR="009E2D3C" w:rsidRPr="00ED15DE" w:rsidRDefault="00B855CF">
            <w:pPr>
              <w:jc w:val="center"/>
              <w:rPr>
                <w:szCs w:val="24"/>
              </w:rPr>
            </w:pPr>
            <w:r w:rsidRPr="00ED15DE">
              <w:rPr>
                <w:szCs w:val="24"/>
              </w:rPr>
              <w:t>-3.61</w:t>
            </w:r>
          </w:p>
        </w:tc>
      </w:tr>
      <w:tr w:rsidR="009E2D3C" w:rsidRPr="00ED15DE" w14:paraId="21CF8036" w14:textId="77777777">
        <w:trPr>
          <w:jc w:val="center"/>
        </w:trPr>
        <w:tc>
          <w:tcPr>
            <w:tcW w:w="1152" w:type="dxa"/>
            <w:vAlign w:val="center"/>
          </w:tcPr>
          <w:p w14:paraId="000002F3" w14:textId="77777777" w:rsidR="009E2D3C" w:rsidRPr="00ED15DE" w:rsidRDefault="00B855CF">
            <w:pPr>
              <w:jc w:val="center"/>
              <w:rPr>
                <w:szCs w:val="24"/>
              </w:rPr>
            </w:pPr>
            <w:r w:rsidRPr="00ED15DE">
              <w:rPr>
                <w:szCs w:val="24"/>
              </w:rPr>
              <w:t>9.5</w:t>
            </w:r>
          </w:p>
        </w:tc>
        <w:tc>
          <w:tcPr>
            <w:tcW w:w="1152" w:type="dxa"/>
            <w:vAlign w:val="bottom"/>
          </w:tcPr>
          <w:p w14:paraId="000002F4" w14:textId="77777777" w:rsidR="009E2D3C" w:rsidRPr="00ED15DE" w:rsidRDefault="00B855CF">
            <w:pPr>
              <w:jc w:val="center"/>
              <w:rPr>
                <w:szCs w:val="24"/>
              </w:rPr>
            </w:pPr>
            <w:r w:rsidRPr="00ED15DE">
              <w:rPr>
                <w:szCs w:val="24"/>
              </w:rPr>
              <w:t>23</w:t>
            </w:r>
          </w:p>
        </w:tc>
        <w:tc>
          <w:tcPr>
            <w:tcW w:w="1361" w:type="dxa"/>
            <w:vAlign w:val="center"/>
          </w:tcPr>
          <w:p w14:paraId="000002F5" w14:textId="77777777" w:rsidR="009E2D3C" w:rsidRPr="00ED15DE" w:rsidRDefault="00B855CF">
            <w:pPr>
              <w:jc w:val="center"/>
              <w:rPr>
                <w:szCs w:val="24"/>
              </w:rPr>
            </w:pPr>
            <w:r w:rsidRPr="00ED15DE">
              <w:rPr>
                <w:szCs w:val="24"/>
              </w:rPr>
              <w:t>-0.03</w:t>
            </w:r>
          </w:p>
        </w:tc>
        <w:tc>
          <w:tcPr>
            <w:tcW w:w="1152" w:type="dxa"/>
            <w:vAlign w:val="bottom"/>
          </w:tcPr>
          <w:p w14:paraId="000002F6" w14:textId="77777777" w:rsidR="009E2D3C" w:rsidRPr="00ED15DE" w:rsidRDefault="00B855CF">
            <w:pPr>
              <w:jc w:val="center"/>
              <w:rPr>
                <w:szCs w:val="24"/>
              </w:rPr>
            </w:pPr>
            <w:r w:rsidRPr="00ED15DE">
              <w:rPr>
                <w:szCs w:val="24"/>
              </w:rPr>
              <w:t>22</w:t>
            </w:r>
          </w:p>
        </w:tc>
        <w:tc>
          <w:tcPr>
            <w:tcW w:w="1361" w:type="dxa"/>
            <w:vAlign w:val="center"/>
          </w:tcPr>
          <w:p w14:paraId="000002F7" w14:textId="77777777" w:rsidR="009E2D3C" w:rsidRPr="00ED15DE" w:rsidRDefault="00B855CF">
            <w:pPr>
              <w:jc w:val="center"/>
              <w:rPr>
                <w:szCs w:val="24"/>
              </w:rPr>
            </w:pPr>
            <w:r w:rsidRPr="00ED15DE">
              <w:rPr>
                <w:szCs w:val="24"/>
              </w:rPr>
              <w:t>1.50</w:t>
            </w:r>
          </w:p>
        </w:tc>
        <w:tc>
          <w:tcPr>
            <w:tcW w:w="1152" w:type="dxa"/>
            <w:vAlign w:val="bottom"/>
          </w:tcPr>
          <w:p w14:paraId="000002F8" w14:textId="77777777" w:rsidR="009E2D3C" w:rsidRPr="00ED15DE" w:rsidRDefault="00B855CF">
            <w:pPr>
              <w:jc w:val="center"/>
              <w:rPr>
                <w:szCs w:val="24"/>
              </w:rPr>
            </w:pPr>
            <w:r w:rsidRPr="00ED15DE">
              <w:rPr>
                <w:szCs w:val="24"/>
              </w:rPr>
              <w:t>3</w:t>
            </w:r>
          </w:p>
        </w:tc>
        <w:tc>
          <w:tcPr>
            <w:tcW w:w="1361" w:type="dxa"/>
            <w:vAlign w:val="center"/>
          </w:tcPr>
          <w:p w14:paraId="000002F9" w14:textId="77777777" w:rsidR="009E2D3C" w:rsidRPr="00ED15DE" w:rsidRDefault="00B855CF">
            <w:pPr>
              <w:jc w:val="center"/>
              <w:rPr>
                <w:szCs w:val="24"/>
              </w:rPr>
            </w:pPr>
            <w:r w:rsidRPr="00ED15DE">
              <w:rPr>
                <w:szCs w:val="24"/>
              </w:rPr>
              <w:t>-3.59</w:t>
            </w:r>
          </w:p>
        </w:tc>
      </w:tr>
      <w:tr w:rsidR="009E2D3C" w:rsidRPr="00ED15DE" w14:paraId="3076579B" w14:textId="77777777">
        <w:trPr>
          <w:jc w:val="center"/>
        </w:trPr>
        <w:tc>
          <w:tcPr>
            <w:tcW w:w="1152" w:type="dxa"/>
            <w:vAlign w:val="center"/>
          </w:tcPr>
          <w:p w14:paraId="000002FA" w14:textId="77777777" w:rsidR="009E2D3C" w:rsidRPr="00ED15DE" w:rsidRDefault="00B855CF">
            <w:pPr>
              <w:jc w:val="center"/>
              <w:rPr>
                <w:szCs w:val="24"/>
              </w:rPr>
            </w:pPr>
            <w:r w:rsidRPr="00ED15DE">
              <w:rPr>
                <w:szCs w:val="24"/>
              </w:rPr>
              <w:t>10.0</w:t>
            </w:r>
          </w:p>
        </w:tc>
        <w:tc>
          <w:tcPr>
            <w:tcW w:w="1152" w:type="dxa"/>
            <w:vAlign w:val="bottom"/>
          </w:tcPr>
          <w:p w14:paraId="000002FB" w14:textId="77777777" w:rsidR="009E2D3C" w:rsidRPr="00ED15DE" w:rsidRDefault="00B855CF">
            <w:pPr>
              <w:jc w:val="center"/>
              <w:rPr>
                <w:szCs w:val="24"/>
              </w:rPr>
            </w:pPr>
            <w:r w:rsidRPr="00ED15DE">
              <w:rPr>
                <w:szCs w:val="24"/>
              </w:rPr>
              <w:t>23</w:t>
            </w:r>
          </w:p>
        </w:tc>
        <w:tc>
          <w:tcPr>
            <w:tcW w:w="1361" w:type="dxa"/>
            <w:vAlign w:val="center"/>
          </w:tcPr>
          <w:p w14:paraId="000002FC" w14:textId="77777777" w:rsidR="009E2D3C" w:rsidRPr="00ED15DE" w:rsidRDefault="00B855CF">
            <w:pPr>
              <w:jc w:val="center"/>
              <w:rPr>
                <w:szCs w:val="24"/>
              </w:rPr>
            </w:pPr>
            <w:r w:rsidRPr="00ED15DE">
              <w:rPr>
                <w:szCs w:val="24"/>
              </w:rPr>
              <w:t>0.03</w:t>
            </w:r>
          </w:p>
        </w:tc>
        <w:tc>
          <w:tcPr>
            <w:tcW w:w="1152" w:type="dxa"/>
            <w:vAlign w:val="bottom"/>
          </w:tcPr>
          <w:p w14:paraId="000002FD" w14:textId="77777777" w:rsidR="009E2D3C" w:rsidRPr="00ED15DE" w:rsidRDefault="00B855CF">
            <w:pPr>
              <w:jc w:val="center"/>
              <w:rPr>
                <w:szCs w:val="24"/>
              </w:rPr>
            </w:pPr>
            <w:r w:rsidRPr="00ED15DE">
              <w:rPr>
                <w:szCs w:val="24"/>
              </w:rPr>
              <w:t>22</w:t>
            </w:r>
          </w:p>
        </w:tc>
        <w:tc>
          <w:tcPr>
            <w:tcW w:w="1361" w:type="dxa"/>
            <w:vAlign w:val="center"/>
          </w:tcPr>
          <w:p w14:paraId="000002FE" w14:textId="77777777" w:rsidR="009E2D3C" w:rsidRPr="00ED15DE" w:rsidRDefault="00B855CF">
            <w:pPr>
              <w:jc w:val="center"/>
              <w:rPr>
                <w:szCs w:val="24"/>
              </w:rPr>
            </w:pPr>
            <w:r w:rsidRPr="00ED15DE">
              <w:rPr>
                <w:szCs w:val="24"/>
              </w:rPr>
              <w:t>1.55</w:t>
            </w:r>
          </w:p>
        </w:tc>
        <w:tc>
          <w:tcPr>
            <w:tcW w:w="1152" w:type="dxa"/>
            <w:vAlign w:val="bottom"/>
          </w:tcPr>
          <w:p w14:paraId="000002FF" w14:textId="77777777" w:rsidR="009E2D3C" w:rsidRPr="00ED15DE" w:rsidRDefault="00B855CF">
            <w:pPr>
              <w:jc w:val="center"/>
              <w:rPr>
                <w:szCs w:val="24"/>
              </w:rPr>
            </w:pPr>
            <w:r w:rsidRPr="00ED15DE">
              <w:rPr>
                <w:szCs w:val="24"/>
              </w:rPr>
              <w:t>3</w:t>
            </w:r>
          </w:p>
        </w:tc>
        <w:tc>
          <w:tcPr>
            <w:tcW w:w="1361" w:type="dxa"/>
            <w:vAlign w:val="center"/>
          </w:tcPr>
          <w:p w14:paraId="00000300" w14:textId="77777777" w:rsidR="009E2D3C" w:rsidRPr="00ED15DE" w:rsidRDefault="00B855CF">
            <w:pPr>
              <w:jc w:val="center"/>
              <w:rPr>
                <w:szCs w:val="24"/>
              </w:rPr>
            </w:pPr>
            <w:r w:rsidRPr="00ED15DE">
              <w:rPr>
                <w:szCs w:val="24"/>
              </w:rPr>
              <w:t>-4.37</w:t>
            </w:r>
          </w:p>
        </w:tc>
      </w:tr>
      <w:tr w:rsidR="009E2D3C" w:rsidRPr="00ED15DE" w14:paraId="470BB3CB" w14:textId="77777777">
        <w:trPr>
          <w:jc w:val="center"/>
        </w:trPr>
        <w:tc>
          <w:tcPr>
            <w:tcW w:w="1152" w:type="dxa"/>
            <w:vAlign w:val="center"/>
          </w:tcPr>
          <w:p w14:paraId="00000301" w14:textId="77777777" w:rsidR="009E2D3C" w:rsidRPr="00ED15DE" w:rsidRDefault="00B855CF">
            <w:pPr>
              <w:jc w:val="center"/>
              <w:rPr>
                <w:szCs w:val="24"/>
              </w:rPr>
            </w:pPr>
            <w:r w:rsidRPr="00ED15DE">
              <w:rPr>
                <w:szCs w:val="24"/>
              </w:rPr>
              <w:t>10.5</w:t>
            </w:r>
          </w:p>
        </w:tc>
        <w:tc>
          <w:tcPr>
            <w:tcW w:w="1152" w:type="dxa"/>
            <w:vAlign w:val="bottom"/>
          </w:tcPr>
          <w:p w14:paraId="00000302" w14:textId="77777777" w:rsidR="009E2D3C" w:rsidRPr="00ED15DE" w:rsidRDefault="00B855CF">
            <w:pPr>
              <w:jc w:val="center"/>
              <w:rPr>
                <w:szCs w:val="24"/>
              </w:rPr>
            </w:pPr>
            <w:r w:rsidRPr="00ED15DE">
              <w:rPr>
                <w:szCs w:val="24"/>
              </w:rPr>
              <w:t>22</w:t>
            </w:r>
          </w:p>
        </w:tc>
        <w:tc>
          <w:tcPr>
            <w:tcW w:w="1361" w:type="dxa"/>
            <w:vAlign w:val="center"/>
          </w:tcPr>
          <w:p w14:paraId="00000303" w14:textId="77777777" w:rsidR="009E2D3C" w:rsidRPr="00ED15DE" w:rsidRDefault="00B855CF">
            <w:pPr>
              <w:jc w:val="center"/>
              <w:rPr>
                <w:szCs w:val="24"/>
              </w:rPr>
            </w:pPr>
            <w:r w:rsidRPr="00ED15DE">
              <w:rPr>
                <w:szCs w:val="24"/>
              </w:rPr>
              <w:t>0.03</w:t>
            </w:r>
          </w:p>
        </w:tc>
        <w:tc>
          <w:tcPr>
            <w:tcW w:w="1152" w:type="dxa"/>
            <w:vAlign w:val="bottom"/>
          </w:tcPr>
          <w:p w14:paraId="00000304" w14:textId="77777777" w:rsidR="009E2D3C" w:rsidRPr="00ED15DE" w:rsidRDefault="00B855CF">
            <w:pPr>
              <w:jc w:val="center"/>
              <w:rPr>
                <w:szCs w:val="24"/>
              </w:rPr>
            </w:pPr>
            <w:r w:rsidRPr="00ED15DE">
              <w:rPr>
                <w:szCs w:val="24"/>
              </w:rPr>
              <w:t>21</w:t>
            </w:r>
          </w:p>
        </w:tc>
        <w:tc>
          <w:tcPr>
            <w:tcW w:w="1361" w:type="dxa"/>
            <w:vAlign w:val="center"/>
          </w:tcPr>
          <w:p w14:paraId="00000305" w14:textId="77777777" w:rsidR="009E2D3C" w:rsidRPr="00ED15DE" w:rsidRDefault="00B855CF">
            <w:pPr>
              <w:jc w:val="center"/>
              <w:rPr>
                <w:szCs w:val="24"/>
              </w:rPr>
            </w:pPr>
            <w:r w:rsidRPr="00ED15DE">
              <w:rPr>
                <w:szCs w:val="24"/>
              </w:rPr>
              <w:t>1.30</w:t>
            </w:r>
          </w:p>
        </w:tc>
        <w:tc>
          <w:tcPr>
            <w:tcW w:w="1152" w:type="dxa"/>
            <w:vAlign w:val="bottom"/>
          </w:tcPr>
          <w:p w14:paraId="00000306" w14:textId="77777777" w:rsidR="009E2D3C" w:rsidRPr="00ED15DE" w:rsidRDefault="00B855CF">
            <w:pPr>
              <w:jc w:val="center"/>
              <w:rPr>
                <w:szCs w:val="24"/>
              </w:rPr>
            </w:pPr>
            <w:r w:rsidRPr="00ED15DE">
              <w:rPr>
                <w:szCs w:val="24"/>
              </w:rPr>
              <w:t>3</w:t>
            </w:r>
          </w:p>
        </w:tc>
        <w:tc>
          <w:tcPr>
            <w:tcW w:w="1361" w:type="dxa"/>
            <w:vAlign w:val="center"/>
          </w:tcPr>
          <w:p w14:paraId="00000307" w14:textId="77777777" w:rsidR="009E2D3C" w:rsidRPr="00ED15DE" w:rsidRDefault="00B855CF">
            <w:pPr>
              <w:jc w:val="center"/>
              <w:rPr>
                <w:szCs w:val="24"/>
              </w:rPr>
            </w:pPr>
            <w:r w:rsidRPr="00ED15DE">
              <w:rPr>
                <w:szCs w:val="24"/>
              </w:rPr>
              <w:t>-3.66</w:t>
            </w:r>
          </w:p>
        </w:tc>
      </w:tr>
      <w:tr w:rsidR="009E2D3C" w:rsidRPr="00ED15DE" w14:paraId="26FD4E76" w14:textId="77777777">
        <w:trPr>
          <w:jc w:val="center"/>
        </w:trPr>
        <w:tc>
          <w:tcPr>
            <w:tcW w:w="1152" w:type="dxa"/>
            <w:vAlign w:val="center"/>
          </w:tcPr>
          <w:p w14:paraId="00000308" w14:textId="77777777" w:rsidR="009E2D3C" w:rsidRPr="00ED15DE" w:rsidRDefault="00B855CF">
            <w:pPr>
              <w:jc w:val="center"/>
              <w:rPr>
                <w:szCs w:val="24"/>
              </w:rPr>
            </w:pPr>
            <w:r w:rsidRPr="00ED15DE">
              <w:rPr>
                <w:szCs w:val="24"/>
              </w:rPr>
              <w:t>11.0</w:t>
            </w:r>
          </w:p>
        </w:tc>
        <w:tc>
          <w:tcPr>
            <w:tcW w:w="1152" w:type="dxa"/>
            <w:vAlign w:val="bottom"/>
          </w:tcPr>
          <w:p w14:paraId="00000309" w14:textId="77777777" w:rsidR="009E2D3C" w:rsidRPr="00ED15DE" w:rsidRDefault="00B855CF">
            <w:pPr>
              <w:jc w:val="center"/>
              <w:rPr>
                <w:szCs w:val="24"/>
              </w:rPr>
            </w:pPr>
            <w:r w:rsidRPr="00ED15DE">
              <w:rPr>
                <w:szCs w:val="24"/>
              </w:rPr>
              <w:t>20</w:t>
            </w:r>
          </w:p>
        </w:tc>
        <w:tc>
          <w:tcPr>
            <w:tcW w:w="1361" w:type="dxa"/>
            <w:vAlign w:val="center"/>
          </w:tcPr>
          <w:p w14:paraId="0000030A" w14:textId="77777777" w:rsidR="009E2D3C" w:rsidRPr="00ED15DE" w:rsidRDefault="00B855CF">
            <w:pPr>
              <w:jc w:val="center"/>
              <w:rPr>
                <w:szCs w:val="24"/>
              </w:rPr>
            </w:pPr>
            <w:r w:rsidRPr="00ED15DE">
              <w:rPr>
                <w:szCs w:val="24"/>
              </w:rPr>
              <w:t>0.00</w:t>
            </w:r>
          </w:p>
        </w:tc>
        <w:tc>
          <w:tcPr>
            <w:tcW w:w="1152" w:type="dxa"/>
            <w:vAlign w:val="bottom"/>
          </w:tcPr>
          <w:p w14:paraId="0000030B" w14:textId="77777777" w:rsidR="009E2D3C" w:rsidRPr="00ED15DE" w:rsidRDefault="00B855CF">
            <w:pPr>
              <w:jc w:val="center"/>
              <w:rPr>
                <w:szCs w:val="24"/>
              </w:rPr>
            </w:pPr>
            <w:r w:rsidRPr="00ED15DE">
              <w:rPr>
                <w:szCs w:val="24"/>
              </w:rPr>
              <w:t>20</w:t>
            </w:r>
          </w:p>
        </w:tc>
        <w:tc>
          <w:tcPr>
            <w:tcW w:w="1361" w:type="dxa"/>
            <w:vAlign w:val="center"/>
          </w:tcPr>
          <w:p w14:paraId="0000030C" w14:textId="77777777" w:rsidR="009E2D3C" w:rsidRPr="00ED15DE" w:rsidRDefault="00B855CF">
            <w:pPr>
              <w:jc w:val="center"/>
              <w:rPr>
                <w:szCs w:val="24"/>
              </w:rPr>
            </w:pPr>
            <w:r w:rsidRPr="00ED15DE">
              <w:rPr>
                <w:szCs w:val="24"/>
              </w:rPr>
              <w:t>1.62</w:t>
            </w:r>
          </w:p>
        </w:tc>
        <w:tc>
          <w:tcPr>
            <w:tcW w:w="1152" w:type="dxa"/>
            <w:vAlign w:val="bottom"/>
          </w:tcPr>
          <w:p w14:paraId="0000030D" w14:textId="77777777" w:rsidR="009E2D3C" w:rsidRPr="00ED15DE" w:rsidRDefault="00B855CF">
            <w:pPr>
              <w:jc w:val="center"/>
              <w:rPr>
                <w:szCs w:val="24"/>
              </w:rPr>
            </w:pPr>
            <w:r w:rsidRPr="00ED15DE">
              <w:rPr>
                <w:szCs w:val="24"/>
              </w:rPr>
              <w:t>2</w:t>
            </w:r>
          </w:p>
        </w:tc>
        <w:tc>
          <w:tcPr>
            <w:tcW w:w="1361" w:type="dxa"/>
            <w:vAlign w:val="center"/>
          </w:tcPr>
          <w:p w14:paraId="0000030E" w14:textId="77777777" w:rsidR="009E2D3C" w:rsidRPr="00ED15DE" w:rsidRDefault="00B855CF">
            <w:pPr>
              <w:jc w:val="center"/>
              <w:rPr>
                <w:szCs w:val="24"/>
              </w:rPr>
            </w:pPr>
            <w:r w:rsidRPr="00ED15DE">
              <w:rPr>
                <w:szCs w:val="24"/>
              </w:rPr>
              <w:t>-5.43</w:t>
            </w:r>
          </w:p>
        </w:tc>
      </w:tr>
      <w:tr w:rsidR="009E2D3C" w:rsidRPr="00ED15DE" w14:paraId="5EB7C4EE" w14:textId="77777777">
        <w:trPr>
          <w:jc w:val="center"/>
        </w:trPr>
        <w:tc>
          <w:tcPr>
            <w:tcW w:w="1152" w:type="dxa"/>
            <w:vAlign w:val="center"/>
          </w:tcPr>
          <w:p w14:paraId="0000030F" w14:textId="77777777" w:rsidR="009E2D3C" w:rsidRPr="00ED15DE" w:rsidRDefault="00B855CF">
            <w:pPr>
              <w:jc w:val="center"/>
              <w:rPr>
                <w:szCs w:val="24"/>
              </w:rPr>
            </w:pPr>
            <w:r w:rsidRPr="00ED15DE">
              <w:rPr>
                <w:szCs w:val="24"/>
              </w:rPr>
              <w:t>11.5</w:t>
            </w:r>
          </w:p>
        </w:tc>
        <w:tc>
          <w:tcPr>
            <w:tcW w:w="1152" w:type="dxa"/>
            <w:vAlign w:val="bottom"/>
          </w:tcPr>
          <w:p w14:paraId="00000310" w14:textId="77777777" w:rsidR="009E2D3C" w:rsidRPr="00ED15DE" w:rsidRDefault="00B855CF">
            <w:pPr>
              <w:jc w:val="center"/>
              <w:rPr>
                <w:szCs w:val="24"/>
              </w:rPr>
            </w:pPr>
            <w:r w:rsidRPr="00ED15DE">
              <w:rPr>
                <w:szCs w:val="24"/>
              </w:rPr>
              <w:t>16</w:t>
            </w:r>
          </w:p>
        </w:tc>
        <w:tc>
          <w:tcPr>
            <w:tcW w:w="1361" w:type="dxa"/>
            <w:vAlign w:val="center"/>
          </w:tcPr>
          <w:p w14:paraId="00000311" w14:textId="77777777" w:rsidR="009E2D3C" w:rsidRPr="00ED15DE" w:rsidRDefault="00B855CF">
            <w:pPr>
              <w:jc w:val="center"/>
              <w:rPr>
                <w:szCs w:val="24"/>
              </w:rPr>
            </w:pPr>
            <w:r w:rsidRPr="00ED15DE">
              <w:rPr>
                <w:szCs w:val="24"/>
              </w:rPr>
              <w:t>0.05</w:t>
            </w:r>
          </w:p>
        </w:tc>
        <w:tc>
          <w:tcPr>
            <w:tcW w:w="1152" w:type="dxa"/>
            <w:vAlign w:val="bottom"/>
          </w:tcPr>
          <w:p w14:paraId="00000312" w14:textId="77777777" w:rsidR="009E2D3C" w:rsidRPr="00ED15DE" w:rsidRDefault="00B855CF">
            <w:pPr>
              <w:jc w:val="center"/>
              <w:rPr>
                <w:szCs w:val="24"/>
              </w:rPr>
            </w:pPr>
            <w:r w:rsidRPr="00ED15DE">
              <w:rPr>
                <w:szCs w:val="24"/>
              </w:rPr>
              <w:t>17</w:t>
            </w:r>
          </w:p>
        </w:tc>
        <w:tc>
          <w:tcPr>
            <w:tcW w:w="1361" w:type="dxa"/>
            <w:vAlign w:val="center"/>
          </w:tcPr>
          <w:p w14:paraId="00000313" w14:textId="77777777" w:rsidR="009E2D3C" w:rsidRPr="00ED15DE" w:rsidRDefault="00B855CF">
            <w:pPr>
              <w:jc w:val="center"/>
              <w:rPr>
                <w:szCs w:val="24"/>
              </w:rPr>
            </w:pPr>
            <w:r w:rsidRPr="00ED15DE">
              <w:rPr>
                <w:szCs w:val="24"/>
              </w:rPr>
              <w:t>1.58</w:t>
            </w:r>
          </w:p>
        </w:tc>
        <w:tc>
          <w:tcPr>
            <w:tcW w:w="1152" w:type="dxa"/>
            <w:vAlign w:val="bottom"/>
          </w:tcPr>
          <w:p w14:paraId="00000314" w14:textId="77777777" w:rsidR="009E2D3C" w:rsidRPr="00ED15DE" w:rsidRDefault="00B855CF">
            <w:pPr>
              <w:jc w:val="center"/>
              <w:rPr>
                <w:szCs w:val="24"/>
              </w:rPr>
            </w:pPr>
            <w:r w:rsidRPr="00ED15DE">
              <w:rPr>
                <w:szCs w:val="24"/>
              </w:rPr>
              <w:t>1</w:t>
            </w:r>
          </w:p>
        </w:tc>
        <w:tc>
          <w:tcPr>
            <w:tcW w:w="1361" w:type="dxa"/>
            <w:vAlign w:val="center"/>
          </w:tcPr>
          <w:p w14:paraId="00000315" w14:textId="77777777" w:rsidR="009E2D3C" w:rsidRPr="00ED15DE" w:rsidRDefault="00B855CF">
            <w:pPr>
              <w:jc w:val="center"/>
              <w:rPr>
                <w:szCs w:val="24"/>
              </w:rPr>
            </w:pPr>
            <w:r w:rsidRPr="00ED15DE">
              <w:rPr>
                <w:szCs w:val="24"/>
              </w:rPr>
              <w:t>-4.71</w:t>
            </w:r>
          </w:p>
        </w:tc>
      </w:tr>
      <w:tr w:rsidR="009E2D3C" w:rsidRPr="00ED15DE" w14:paraId="4B0AC3EA" w14:textId="77777777">
        <w:trPr>
          <w:jc w:val="center"/>
        </w:trPr>
        <w:tc>
          <w:tcPr>
            <w:tcW w:w="1152" w:type="dxa"/>
            <w:vAlign w:val="center"/>
          </w:tcPr>
          <w:p w14:paraId="00000316" w14:textId="77777777" w:rsidR="009E2D3C" w:rsidRPr="00ED15DE" w:rsidRDefault="00B855CF">
            <w:pPr>
              <w:jc w:val="center"/>
              <w:rPr>
                <w:szCs w:val="24"/>
              </w:rPr>
            </w:pPr>
            <w:r w:rsidRPr="00ED15DE">
              <w:rPr>
                <w:szCs w:val="24"/>
              </w:rPr>
              <w:t>12.0</w:t>
            </w:r>
          </w:p>
        </w:tc>
        <w:tc>
          <w:tcPr>
            <w:tcW w:w="1152" w:type="dxa"/>
            <w:vAlign w:val="bottom"/>
          </w:tcPr>
          <w:p w14:paraId="00000317" w14:textId="77777777" w:rsidR="009E2D3C" w:rsidRPr="00ED15DE" w:rsidRDefault="00B855CF">
            <w:pPr>
              <w:jc w:val="center"/>
              <w:rPr>
                <w:szCs w:val="24"/>
              </w:rPr>
            </w:pPr>
            <w:r w:rsidRPr="00ED15DE">
              <w:rPr>
                <w:szCs w:val="24"/>
              </w:rPr>
              <w:t>16</w:t>
            </w:r>
          </w:p>
        </w:tc>
        <w:tc>
          <w:tcPr>
            <w:tcW w:w="1361" w:type="dxa"/>
            <w:vAlign w:val="center"/>
          </w:tcPr>
          <w:p w14:paraId="00000318" w14:textId="77777777" w:rsidR="009E2D3C" w:rsidRPr="00ED15DE" w:rsidRDefault="00B855CF">
            <w:pPr>
              <w:jc w:val="center"/>
              <w:rPr>
                <w:szCs w:val="24"/>
              </w:rPr>
            </w:pPr>
            <w:r w:rsidRPr="00ED15DE">
              <w:rPr>
                <w:szCs w:val="24"/>
              </w:rPr>
              <w:t>0.04</w:t>
            </w:r>
          </w:p>
        </w:tc>
        <w:tc>
          <w:tcPr>
            <w:tcW w:w="1152" w:type="dxa"/>
            <w:vAlign w:val="bottom"/>
          </w:tcPr>
          <w:p w14:paraId="00000319" w14:textId="77777777" w:rsidR="009E2D3C" w:rsidRPr="00ED15DE" w:rsidRDefault="00B855CF">
            <w:pPr>
              <w:jc w:val="center"/>
              <w:rPr>
                <w:szCs w:val="24"/>
              </w:rPr>
            </w:pPr>
            <w:r w:rsidRPr="00ED15DE">
              <w:rPr>
                <w:szCs w:val="24"/>
              </w:rPr>
              <w:t>16</w:t>
            </w:r>
          </w:p>
        </w:tc>
        <w:tc>
          <w:tcPr>
            <w:tcW w:w="1361" w:type="dxa"/>
            <w:vAlign w:val="center"/>
          </w:tcPr>
          <w:p w14:paraId="0000031A" w14:textId="77777777" w:rsidR="009E2D3C" w:rsidRPr="00ED15DE" w:rsidRDefault="00B855CF">
            <w:pPr>
              <w:jc w:val="center"/>
              <w:rPr>
                <w:szCs w:val="24"/>
              </w:rPr>
            </w:pPr>
            <w:r w:rsidRPr="00ED15DE">
              <w:rPr>
                <w:szCs w:val="24"/>
              </w:rPr>
              <w:t>1.39</w:t>
            </w:r>
          </w:p>
        </w:tc>
        <w:tc>
          <w:tcPr>
            <w:tcW w:w="1152" w:type="dxa"/>
            <w:vAlign w:val="bottom"/>
          </w:tcPr>
          <w:p w14:paraId="0000031B" w14:textId="77777777" w:rsidR="009E2D3C" w:rsidRPr="00ED15DE" w:rsidRDefault="00B855CF">
            <w:pPr>
              <w:jc w:val="center"/>
              <w:rPr>
                <w:szCs w:val="24"/>
              </w:rPr>
            </w:pPr>
            <w:r w:rsidRPr="00ED15DE">
              <w:rPr>
                <w:szCs w:val="24"/>
              </w:rPr>
              <w:t>1</w:t>
            </w:r>
          </w:p>
        </w:tc>
        <w:tc>
          <w:tcPr>
            <w:tcW w:w="1361" w:type="dxa"/>
            <w:vAlign w:val="center"/>
          </w:tcPr>
          <w:p w14:paraId="0000031C" w14:textId="77777777" w:rsidR="009E2D3C" w:rsidRPr="00ED15DE" w:rsidRDefault="00B855CF">
            <w:pPr>
              <w:jc w:val="center"/>
              <w:rPr>
                <w:szCs w:val="24"/>
              </w:rPr>
            </w:pPr>
            <w:r w:rsidRPr="00ED15DE">
              <w:rPr>
                <w:szCs w:val="24"/>
              </w:rPr>
              <w:t>-4.80</w:t>
            </w:r>
          </w:p>
        </w:tc>
      </w:tr>
      <w:tr w:rsidR="009E2D3C" w:rsidRPr="00ED15DE" w14:paraId="770ABF99" w14:textId="77777777">
        <w:trPr>
          <w:jc w:val="center"/>
        </w:trPr>
        <w:tc>
          <w:tcPr>
            <w:tcW w:w="1152" w:type="dxa"/>
            <w:vAlign w:val="center"/>
          </w:tcPr>
          <w:p w14:paraId="0000031D" w14:textId="77777777" w:rsidR="009E2D3C" w:rsidRPr="00ED15DE" w:rsidRDefault="00B855CF">
            <w:pPr>
              <w:jc w:val="center"/>
              <w:rPr>
                <w:szCs w:val="24"/>
              </w:rPr>
            </w:pPr>
            <w:r w:rsidRPr="00ED15DE">
              <w:rPr>
                <w:szCs w:val="24"/>
              </w:rPr>
              <w:t>12.5</w:t>
            </w:r>
          </w:p>
        </w:tc>
        <w:tc>
          <w:tcPr>
            <w:tcW w:w="1152" w:type="dxa"/>
            <w:vAlign w:val="bottom"/>
          </w:tcPr>
          <w:p w14:paraId="0000031E" w14:textId="77777777" w:rsidR="009E2D3C" w:rsidRPr="00ED15DE" w:rsidRDefault="00B855CF">
            <w:pPr>
              <w:jc w:val="center"/>
              <w:rPr>
                <w:szCs w:val="24"/>
              </w:rPr>
            </w:pPr>
            <w:r w:rsidRPr="00ED15DE">
              <w:rPr>
                <w:szCs w:val="24"/>
              </w:rPr>
              <w:t>12</w:t>
            </w:r>
          </w:p>
        </w:tc>
        <w:tc>
          <w:tcPr>
            <w:tcW w:w="1361" w:type="dxa"/>
            <w:vAlign w:val="center"/>
          </w:tcPr>
          <w:p w14:paraId="0000031F" w14:textId="77777777" w:rsidR="009E2D3C" w:rsidRPr="00ED15DE" w:rsidRDefault="00B855CF">
            <w:pPr>
              <w:jc w:val="center"/>
              <w:rPr>
                <w:szCs w:val="24"/>
              </w:rPr>
            </w:pPr>
            <w:r w:rsidRPr="00ED15DE">
              <w:rPr>
                <w:szCs w:val="24"/>
              </w:rPr>
              <w:t>0.09</w:t>
            </w:r>
          </w:p>
        </w:tc>
        <w:tc>
          <w:tcPr>
            <w:tcW w:w="1152" w:type="dxa"/>
            <w:vAlign w:val="bottom"/>
          </w:tcPr>
          <w:p w14:paraId="00000320" w14:textId="77777777" w:rsidR="009E2D3C" w:rsidRPr="00ED15DE" w:rsidRDefault="00B855CF">
            <w:pPr>
              <w:jc w:val="center"/>
              <w:rPr>
                <w:szCs w:val="24"/>
              </w:rPr>
            </w:pPr>
            <w:r w:rsidRPr="00ED15DE">
              <w:rPr>
                <w:szCs w:val="24"/>
              </w:rPr>
              <w:t>11</w:t>
            </w:r>
          </w:p>
        </w:tc>
        <w:tc>
          <w:tcPr>
            <w:tcW w:w="1361" w:type="dxa"/>
            <w:vAlign w:val="center"/>
          </w:tcPr>
          <w:p w14:paraId="00000321" w14:textId="77777777" w:rsidR="009E2D3C" w:rsidRPr="00ED15DE" w:rsidRDefault="00B855CF">
            <w:pPr>
              <w:jc w:val="center"/>
              <w:rPr>
                <w:szCs w:val="24"/>
              </w:rPr>
            </w:pPr>
            <w:r w:rsidRPr="00ED15DE">
              <w:rPr>
                <w:szCs w:val="24"/>
              </w:rPr>
              <w:t>1.12</w:t>
            </w:r>
          </w:p>
        </w:tc>
        <w:tc>
          <w:tcPr>
            <w:tcW w:w="1152" w:type="dxa"/>
            <w:vAlign w:val="bottom"/>
          </w:tcPr>
          <w:p w14:paraId="00000322" w14:textId="77777777" w:rsidR="009E2D3C" w:rsidRPr="00ED15DE" w:rsidRDefault="00B855CF">
            <w:pPr>
              <w:jc w:val="center"/>
              <w:rPr>
                <w:szCs w:val="24"/>
              </w:rPr>
            </w:pPr>
            <w:r w:rsidRPr="00ED15DE">
              <w:rPr>
                <w:szCs w:val="24"/>
              </w:rPr>
              <w:t>1</w:t>
            </w:r>
          </w:p>
        </w:tc>
        <w:tc>
          <w:tcPr>
            <w:tcW w:w="1361" w:type="dxa"/>
            <w:vAlign w:val="center"/>
          </w:tcPr>
          <w:p w14:paraId="00000323" w14:textId="77777777" w:rsidR="009E2D3C" w:rsidRPr="00ED15DE" w:rsidRDefault="00B855CF">
            <w:pPr>
              <w:jc w:val="center"/>
              <w:rPr>
                <w:szCs w:val="24"/>
              </w:rPr>
            </w:pPr>
            <w:r w:rsidRPr="00ED15DE">
              <w:rPr>
                <w:szCs w:val="24"/>
              </w:rPr>
              <w:t>-3.97</w:t>
            </w:r>
          </w:p>
        </w:tc>
      </w:tr>
      <w:tr w:rsidR="009E2D3C" w:rsidRPr="00ED15DE" w14:paraId="72653762" w14:textId="77777777">
        <w:trPr>
          <w:jc w:val="center"/>
        </w:trPr>
        <w:tc>
          <w:tcPr>
            <w:tcW w:w="1152" w:type="dxa"/>
            <w:vAlign w:val="center"/>
          </w:tcPr>
          <w:p w14:paraId="00000324" w14:textId="77777777" w:rsidR="009E2D3C" w:rsidRPr="00ED15DE" w:rsidRDefault="00B855CF">
            <w:pPr>
              <w:jc w:val="center"/>
              <w:rPr>
                <w:szCs w:val="24"/>
              </w:rPr>
            </w:pPr>
            <w:r w:rsidRPr="00ED15DE">
              <w:rPr>
                <w:szCs w:val="24"/>
              </w:rPr>
              <w:t>13.0</w:t>
            </w:r>
          </w:p>
        </w:tc>
        <w:tc>
          <w:tcPr>
            <w:tcW w:w="1152" w:type="dxa"/>
            <w:vAlign w:val="bottom"/>
          </w:tcPr>
          <w:p w14:paraId="00000325" w14:textId="77777777" w:rsidR="009E2D3C" w:rsidRPr="00ED15DE" w:rsidRDefault="00B855CF">
            <w:pPr>
              <w:jc w:val="center"/>
              <w:rPr>
                <w:szCs w:val="24"/>
              </w:rPr>
            </w:pPr>
            <w:r w:rsidRPr="00ED15DE">
              <w:rPr>
                <w:szCs w:val="24"/>
              </w:rPr>
              <w:t>6</w:t>
            </w:r>
          </w:p>
        </w:tc>
        <w:tc>
          <w:tcPr>
            <w:tcW w:w="1361" w:type="dxa"/>
            <w:vAlign w:val="center"/>
          </w:tcPr>
          <w:p w14:paraId="00000326" w14:textId="77777777" w:rsidR="009E2D3C" w:rsidRPr="00ED15DE" w:rsidRDefault="00B855CF">
            <w:pPr>
              <w:jc w:val="center"/>
              <w:rPr>
                <w:szCs w:val="24"/>
              </w:rPr>
            </w:pPr>
            <w:r w:rsidRPr="00ED15DE">
              <w:rPr>
                <w:szCs w:val="24"/>
              </w:rPr>
              <w:t>0.20</w:t>
            </w:r>
          </w:p>
        </w:tc>
        <w:tc>
          <w:tcPr>
            <w:tcW w:w="1152" w:type="dxa"/>
            <w:vAlign w:val="bottom"/>
          </w:tcPr>
          <w:p w14:paraId="00000327" w14:textId="77777777" w:rsidR="009E2D3C" w:rsidRPr="00ED15DE" w:rsidRDefault="00B855CF">
            <w:pPr>
              <w:jc w:val="center"/>
              <w:rPr>
                <w:szCs w:val="24"/>
              </w:rPr>
            </w:pPr>
            <w:r w:rsidRPr="00ED15DE">
              <w:rPr>
                <w:szCs w:val="24"/>
              </w:rPr>
              <w:t>5</w:t>
            </w:r>
          </w:p>
        </w:tc>
        <w:tc>
          <w:tcPr>
            <w:tcW w:w="1361" w:type="dxa"/>
            <w:vAlign w:val="center"/>
          </w:tcPr>
          <w:p w14:paraId="00000328" w14:textId="77777777" w:rsidR="009E2D3C" w:rsidRPr="00ED15DE" w:rsidRDefault="00B855CF">
            <w:pPr>
              <w:jc w:val="center"/>
              <w:rPr>
                <w:szCs w:val="24"/>
              </w:rPr>
            </w:pPr>
            <w:r w:rsidRPr="00ED15DE">
              <w:rPr>
                <w:szCs w:val="24"/>
              </w:rPr>
              <w:t>1.87</w:t>
            </w:r>
          </w:p>
        </w:tc>
        <w:tc>
          <w:tcPr>
            <w:tcW w:w="1152" w:type="dxa"/>
            <w:vAlign w:val="bottom"/>
          </w:tcPr>
          <w:p w14:paraId="00000329" w14:textId="77777777" w:rsidR="009E2D3C" w:rsidRPr="00ED15DE" w:rsidRDefault="00B855CF">
            <w:pPr>
              <w:jc w:val="center"/>
              <w:rPr>
                <w:szCs w:val="24"/>
              </w:rPr>
            </w:pPr>
            <w:r w:rsidRPr="00ED15DE">
              <w:rPr>
                <w:szCs w:val="24"/>
              </w:rPr>
              <w:t>1</w:t>
            </w:r>
          </w:p>
        </w:tc>
        <w:tc>
          <w:tcPr>
            <w:tcW w:w="1361" w:type="dxa"/>
            <w:vAlign w:val="center"/>
          </w:tcPr>
          <w:p w14:paraId="0000032A" w14:textId="77777777" w:rsidR="009E2D3C" w:rsidRPr="00ED15DE" w:rsidRDefault="00B855CF">
            <w:pPr>
              <w:jc w:val="center"/>
              <w:rPr>
                <w:szCs w:val="24"/>
              </w:rPr>
            </w:pPr>
            <w:r w:rsidRPr="00ED15DE">
              <w:rPr>
                <w:szCs w:val="24"/>
              </w:rPr>
              <w:t>-4.33</w:t>
            </w:r>
          </w:p>
        </w:tc>
      </w:tr>
      <w:tr w:rsidR="009E2D3C" w:rsidRPr="00ED15DE" w14:paraId="300A8C89" w14:textId="77777777">
        <w:trPr>
          <w:jc w:val="center"/>
        </w:trPr>
        <w:tc>
          <w:tcPr>
            <w:tcW w:w="1152" w:type="dxa"/>
            <w:vAlign w:val="center"/>
          </w:tcPr>
          <w:p w14:paraId="0000032B" w14:textId="77777777" w:rsidR="009E2D3C" w:rsidRPr="00ED15DE" w:rsidRDefault="00B855CF">
            <w:pPr>
              <w:jc w:val="center"/>
              <w:rPr>
                <w:szCs w:val="24"/>
              </w:rPr>
            </w:pPr>
            <w:r w:rsidRPr="00ED15DE">
              <w:rPr>
                <w:szCs w:val="24"/>
              </w:rPr>
              <w:t>13.5</w:t>
            </w:r>
          </w:p>
        </w:tc>
        <w:tc>
          <w:tcPr>
            <w:tcW w:w="1152" w:type="dxa"/>
            <w:vAlign w:val="bottom"/>
          </w:tcPr>
          <w:p w14:paraId="0000032C" w14:textId="77777777" w:rsidR="009E2D3C" w:rsidRPr="00ED15DE" w:rsidRDefault="00B855CF">
            <w:pPr>
              <w:jc w:val="center"/>
              <w:rPr>
                <w:szCs w:val="24"/>
              </w:rPr>
            </w:pPr>
            <w:r w:rsidRPr="00ED15DE">
              <w:rPr>
                <w:szCs w:val="24"/>
              </w:rPr>
              <w:t>5</w:t>
            </w:r>
          </w:p>
        </w:tc>
        <w:tc>
          <w:tcPr>
            <w:tcW w:w="1361" w:type="dxa"/>
            <w:vAlign w:val="center"/>
          </w:tcPr>
          <w:p w14:paraId="0000032D" w14:textId="77777777" w:rsidR="009E2D3C" w:rsidRPr="00ED15DE" w:rsidRDefault="00B855CF">
            <w:pPr>
              <w:jc w:val="center"/>
              <w:rPr>
                <w:szCs w:val="24"/>
              </w:rPr>
            </w:pPr>
            <w:r w:rsidRPr="00ED15DE">
              <w:rPr>
                <w:szCs w:val="24"/>
              </w:rPr>
              <w:t>0.25</w:t>
            </w:r>
          </w:p>
        </w:tc>
        <w:tc>
          <w:tcPr>
            <w:tcW w:w="1152" w:type="dxa"/>
            <w:vAlign w:val="bottom"/>
          </w:tcPr>
          <w:p w14:paraId="0000032E" w14:textId="77777777" w:rsidR="009E2D3C" w:rsidRPr="00ED15DE" w:rsidRDefault="00B855CF">
            <w:pPr>
              <w:jc w:val="center"/>
              <w:rPr>
                <w:szCs w:val="24"/>
              </w:rPr>
            </w:pPr>
            <w:r w:rsidRPr="00ED15DE">
              <w:rPr>
                <w:szCs w:val="24"/>
              </w:rPr>
              <w:t>4</w:t>
            </w:r>
          </w:p>
        </w:tc>
        <w:tc>
          <w:tcPr>
            <w:tcW w:w="1361" w:type="dxa"/>
            <w:vAlign w:val="center"/>
          </w:tcPr>
          <w:p w14:paraId="0000032F" w14:textId="77777777" w:rsidR="009E2D3C" w:rsidRPr="00ED15DE" w:rsidRDefault="00B855CF">
            <w:pPr>
              <w:jc w:val="center"/>
              <w:rPr>
                <w:szCs w:val="24"/>
              </w:rPr>
            </w:pPr>
            <w:r w:rsidRPr="00ED15DE">
              <w:rPr>
                <w:szCs w:val="24"/>
              </w:rPr>
              <w:t>1.13</w:t>
            </w:r>
          </w:p>
        </w:tc>
        <w:tc>
          <w:tcPr>
            <w:tcW w:w="1152" w:type="dxa"/>
            <w:vAlign w:val="bottom"/>
          </w:tcPr>
          <w:p w14:paraId="00000330" w14:textId="77777777" w:rsidR="009E2D3C" w:rsidRPr="00ED15DE" w:rsidRDefault="00B855CF">
            <w:pPr>
              <w:jc w:val="center"/>
              <w:rPr>
                <w:szCs w:val="24"/>
              </w:rPr>
            </w:pPr>
            <w:r w:rsidRPr="00ED15DE">
              <w:rPr>
                <w:szCs w:val="24"/>
              </w:rPr>
              <w:t>1</w:t>
            </w:r>
          </w:p>
        </w:tc>
        <w:tc>
          <w:tcPr>
            <w:tcW w:w="1361" w:type="dxa"/>
            <w:vAlign w:val="center"/>
          </w:tcPr>
          <w:p w14:paraId="00000331" w14:textId="77777777" w:rsidR="009E2D3C" w:rsidRPr="00ED15DE" w:rsidRDefault="00B855CF">
            <w:pPr>
              <w:jc w:val="center"/>
              <w:rPr>
                <w:szCs w:val="24"/>
              </w:rPr>
            </w:pPr>
            <w:r w:rsidRPr="00ED15DE">
              <w:rPr>
                <w:szCs w:val="24"/>
              </w:rPr>
              <w:t>-3.93</w:t>
            </w:r>
          </w:p>
        </w:tc>
      </w:tr>
      <w:tr w:rsidR="009E2D3C" w:rsidRPr="00ED15DE" w14:paraId="1FBE26D5" w14:textId="77777777">
        <w:trPr>
          <w:jc w:val="center"/>
        </w:trPr>
        <w:tc>
          <w:tcPr>
            <w:tcW w:w="1152" w:type="dxa"/>
            <w:vAlign w:val="center"/>
          </w:tcPr>
          <w:p w14:paraId="00000332" w14:textId="77777777" w:rsidR="009E2D3C" w:rsidRPr="00ED15DE" w:rsidRDefault="00B855CF">
            <w:pPr>
              <w:jc w:val="center"/>
              <w:rPr>
                <w:szCs w:val="24"/>
              </w:rPr>
            </w:pPr>
            <w:r w:rsidRPr="00ED15DE">
              <w:rPr>
                <w:szCs w:val="24"/>
              </w:rPr>
              <w:t>14.0</w:t>
            </w:r>
          </w:p>
        </w:tc>
        <w:tc>
          <w:tcPr>
            <w:tcW w:w="1152" w:type="dxa"/>
            <w:vAlign w:val="bottom"/>
          </w:tcPr>
          <w:p w14:paraId="00000333" w14:textId="77777777" w:rsidR="009E2D3C" w:rsidRPr="00ED15DE" w:rsidRDefault="00B855CF">
            <w:pPr>
              <w:jc w:val="center"/>
              <w:rPr>
                <w:szCs w:val="24"/>
              </w:rPr>
            </w:pPr>
            <w:r w:rsidRPr="00ED15DE">
              <w:rPr>
                <w:szCs w:val="24"/>
              </w:rPr>
              <w:t>3</w:t>
            </w:r>
          </w:p>
        </w:tc>
        <w:tc>
          <w:tcPr>
            <w:tcW w:w="1361" w:type="dxa"/>
            <w:vAlign w:val="center"/>
          </w:tcPr>
          <w:p w14:paraId="00000334" w14:textId="77777777" w:rsidR="009E2D3C" w:rsidRPr="00ED15DE" w:rsidRDefault="00B855CF">
            <w:pPr>
              <w:jc w:val="center"/>
              <w:rPr>
                <w:szCs w:val="24"/>
              </w:rPr>
            </w:pPr>
            <w:r w:rsidRPr="00ED15DE">
              <w:rPr>
                <w:szCs w:val="24"/>
              </w:rPr>
              <w:t>0.20</w:t>
            </w:r>
          </w:p>
        </w:tc>
        <w:tc>
          <w:tcPr>
            <w:tcW w:w="1152" w:type="dxa"/>
            <w:vAlign w:val="bottom"/>
          </w:tcPr>
          <w:p w14:paraId="00000335" w14:textId="77777777" w:rsidR="009E2D3C" w:rsidRPr="00ED15DE" w:rsidRDefault="00B855CF">
            <w:pPr>
              <w:jc w:val="center"/>
              <w:rPr>
                <w:szCs w:val="24"/>
              </w:rPr>
            </w:pPr>
            <w:r w:rsidRPr="00ED15DE">
              <w:rPr>
                <w:szCs w:val="24"/>
              </w:rPr>
              <w:t>3</w:t>
            </w:r>
          </w:p>
        </w:tc>
        <w:tc>
          <w:tcPr>
            <w:tcW w:w="1361" w:type="dxa"/>
            <w:vAlign w:val="center"/>
          </w:tcPr>
          <w:p w14:paraId="00000336" w14:textId="77777777" w:rsidR="009E2D3C" w:rsidRPr="00ED15DE" w:rsidRDefault="00B855CF">
            <w:pPr>
              <w:jc w:val="center"/>
              <w:rPr>
                <w:szCs w:val="24"/>
              </w:rPr>
            </w:pPr>
            <w:r w:rsidRPr="00ED15DE">
              <w:rPr>
                <w:szCs w:val="24"/>
              </w:rPr>
              <w:t>0.89</w:t>
            </w:r>
          </w:p>
        </w:tc>
        <w:tc>
          <w:tcPr>
            <w:tcW w:w="1152" w:type="dxa"/>
            <w:vAlign w:val="center"/>
          </w:tcPr>
          <w:p w14:paraId="00000337" w14:textId="77777777" w:rsidR="009E2D3C" w:rsidRPr="00ED15DE" w:rsidRDefault="00B855CF">
            <w:pPr>
              <w:jc w:val="center"/>
              <w:rPr>
                <w:szCs w:val="24"/>
              </w:rPr>
            </w:pPr>
            <w:r w:rsidRPr="00ED15DE">
              <w:rPr>
                <w:szCs w:val="24"/>
              </w:rPr>
              <w:t>--</w:t>
            </w:r>
          </w:p>
        </w:tc>
        <w:tc>
          <w:tcPr>
            <w:tcW w:w="1361" w:type="dxa"/>
            <w:vAlign w:val="center"/>
          </w:tcPr>
          <w:p w14:paraId="00000338" w14:textId="77777777" w:rsidR="009E2D3C" w:rsidRPr="00ED15DE" w:rsidRDefault="00B855CF">
            <w:pPr>
              <w:jc w:val="center"/>
              <w:rPr>
                <w:szCs w:val="24"/>
              </w:rPr>
            </w:pPr>
            <w:r w:rsidRPr="00ED15DE">
              <w:rPr>
                <w:szCs w:val="24"/>
              </w:rPr>
              <w:t>--</w:t>
            </w:r>
          </w:p>
        </w:tc>
      </w:tr>
      <w:tr w:rsidR="009E2D3C" w:rsidRPr="00ED15DE" w14:paraId="5CE482A8" w14:textId="77777777">
        <w:trPr>
          <w:jc w:val="center"/>
        </w:trPr>
        <w:tc>
          <w:tcPr>
            <w:tcW w:w="1152" w:type="dxa"/>
            <w:vAlign w:val="center"/>
          </w:tcPr>
          <w:p w14:paraId="00000339" w14:textId="77777777" w:rsidR="009E2D3C" w:rsidRPr="00ED15DE" w:rsidRDefault="00B855CF">
            <w:pPr>
              <w:jc w:val="center"/>
              <w:rPr>
                <w:szCs w:val="24"/>
              </w:rPr>
            </w:pPr>
            <w:r w:rsidRPr="00ED15DE">
              <w:rPr>
                <w:szCs w:val="24"/>
              </w:rPr>
              <w:t>14.5</w:t>
            </w:r>
          </w:p>
        </w:tc>
        <w:tc>
          <w:tcPr>
            <w:tcW w:w="1152" w:type="dxa"/>
            <w:vAlign w:val="bottom"/>
          </w:tcPr>
          <w:p w14:paraId="0000033A" w14:textId="77777777" w:rsidR="009E2D3C" w:rsidRPr="00ED15DE" w:rsidRDefault="00B855CF">
            <w:pPr>
              <w:jc w:val="center"/>
              <w:rPr>
                <w:szCs w:val="24"/>
              </w:rPr>
            </w:pPr>
            <w:r w:rsidRPr="00ED15DE">
              <w:rPr>
                <w:szCs w:val="24"/>
              </w:rPr>
              <w:t>3</w:t>
            </w:r>
          </w:p>
        </w:tc>
        <w:tc>
          <w:tcPr>
            <w:tcW w:w="1361" w:type="dxa"/>
            <w:vAlign w:val="center"/>
          </w:tcPr>
          <w:p w14:paraId="0000033B" w14:textId="77777777" w:rsidR="009E2D3C" w:rsidRPr="00ED15DE" w:rsidRDefault="00B855CF">
            <w:pPr>
              <w:jc w:val="center"/>
              <w:rPr>
                <w:szCs w:val="24"/>
              </w:rPr>
            </w:pPr>
            <w:r w:rsidRPr="00ED15DE">
              <w:rPr>
                <w:szCs w:val="24"/>
              </w:rPr>
              <w:t>0.16</w:t>
            </w:r>
          </w:p>
        </w:tc>
        <w:tc>
          <w:tcPr>
            <w:tcW w:w="1152" w:type="dxa"/>
            <w:vAlign w:val="bottom"/>
          </w:tcPr>
          <w:p w14:paraId="0000033C" w14:textId="77777777" w:rsidR="009E2D3C" w:rsidRPr="00ED15DE" w:rsidRDefault="00B855CF">
            <w:pPr>
              <w:jc w:val="center"/>
              <w:rPr>
                <w:szCs w:val="24"/>
              </w:rPr>
            </w:pPr>
            <w:r w:rsidRPr="00ED15DE">
              <w:rPr>
                <w:szCs w:val="24"/>
              </w:rPr>
              <w:t>3</w:t>
            </w:r>
          </w:p>
        </w:tc>
        <w:tc>
          <w:tcPr>
            <w:tcW w:w="1361" w:type="dxa"/>
            <w:vAlign w:val="center"/>
          </w:tcPr>
          <w:p w14:paraId="0000033D" w14:textId="77777777" w:rsidR="009E2D3C" w:rsidRPr="00ED15DE" w:rsidRDefault="00B855CF">
            <w:pPr>
              <w:jc w:val="center"/>
              <w:rPr>
                <w:szCs w:val="24"/>
              </w:rPr>
            </w:pPr>
            <w:r w:rsidRPr="00ED15DE">
              <w:rPr>
                <w:szCs w:val="24"/>
              </w:rPr>
              <w:t>0.86</w:t>
            </w:r>
          </w:p>
        </w:tc>
        <w:tc>
          <w:tcPr>
            <w:tcW w:w="1152" w:type="dxa"/>
            <w:vAlign w:val="center"/>
          </w:tcPr>
          <w:p w14:paraId="0000033E" w14:textId="77777777" w:rsidR="009E2D3C" w:rsidRPr="00ED15DE" w:rsidRDefault="00B855CF">
            <w:pPr>
              <w:jc w:val="center"/>
              <w:rPr>
                <w:szCs w:val="24"/>
              </w:rPr>
            </w:pPr>
            <w:r w:rsidRPr="00ED15DE">
              <w:rPr>
                <w:szCs w:val="24"/>
              </w:rPr>
              <w:t>--</w:t>
            </w:r>
          </w:p>
        </w:tc>
        <w:tc>
          <w:tcPr>
            <w:tcW w:w="1361" w:type="dxa"/>
            <w:vAlign w:val="center"/>
          </w:tcPr>
          <w:p w14:paraId="0000033F" w14:textId="77777777" w:rsidR="009E2D3C" w:rsidRPr="00ED15DE" w:rsidRDefault="00B855CF">
            <w:pPr>
              <w:jc w:val="center"/>
              <w:rPr>
                <w:szCs w:val="24"/>
              </w:rPr>
            </w:pPr>
            <w:r w:rsidRPr="00ED15DE">
              <w:rPr>
                <w:szCs w:val="24"/>
              </w:rPr>
              <w:t>--</w:t>
            </w:r>
          </w:p>
        </w:tc>
      </w:tr>
      <w:tr w:rsidR="009E2D3C" w:rsidRPr="00ED15DE" w14:paraId="45755999" w14:textId="77777777">
        <w:trPr>
          <w:jc w:val="center"/>
        </w:trPr>
        <w:tc>
          <w:tcPr>
            <w:tcW w:w="1152" w:type="dxa"/>
            <w:vAlign w:val="center"/>
          </w:tcPr>
          <w:p w14:paraId="00000340" w14:textId="77777777" w:rsidR="009E2D3C" w:rsidRPr="00ED15DE" w:rsidRDefault="00B855CF">
            <w:pPr>
              <w:jc w:val="center"/>
              <w:rPr>
                <w:szCs w:val="24"/>
              </w:rPr>
            </w:pPr>
            <w:r w:rsidRPr="00ED15DE">
              <w:rPr>
                <w:szCs w:val="24"/>
              </w:rPr>
              <w:t>15.0</w:t>
            </w:r>
          </w:p>
        </w:tc>
        <w:tc>
          <w:tcPr>
            <w:tcW w:w="1152" w:type="dxa"/>
            <w:vAlign w:val="bottom"/>
          </w:tcPr>
          <w:p w14:paraId="00000341" w14:textId="77777777" w:rsidR="009E2D3C" w:rsidRPr="00ED15DE" w:rsidRDefault="00B855CF">
            <w:pPr>
              <w:jc w:val="center"/>
              <w:rPr>
                <w:szCs w:val="24"/>
              </w:rPr>
            </w:pPr>
            <w:r w:rsidRPr="00ED15DE">
              <w:rPr>
                <w:szCs w:val="24"/>
              </w:rPr>
              <w:t>2</w:t>
            </w:r>
          </w:p>
        </w:tc>
        <w:tc>
          <w:tcPr>
            <w:tcW w:w="1361" w:type="dxa"/>
            <w:vAlign w:val="center"/>
          </w:tcPr>
          <w:p w14:paraId="00000342" w14:textId="77777777" w:rsidR="009E2D3C" w:rsidRPr="00ED15DE" w:rsidRDefault="00B855CF">
            <w:pPr>
              <w:jc w:val="center"/>
              <w:rPr>
                <w:szCs w:val="24"/>
              </w:rPr>
            </w:pPr>
            <w:r w:rsidRPr="00ED15DE">
              <w:rPr>
                <w:szCs w:val="24"/>
              </w:rPr>
              <w:t>0.46</w:t>
            </w:r>
          </w:p>
        </w:tc>
        <w:tc>
          <w:tcPr>
            <w:tcW w:w="1152" w:type="dxa"/>
            <w:vAlign w:val="bottom"/>
          </w:tcPr>
          <w:p w14:paraId="00000343" w14:textId="77777777" w:rsidR="009E2D3C" w:rsidRPr="00ED15DE" w:rsidRDefault="00B855CF">
            <w:pPr>
              <w:jc w:val="center"/>
              <w:rPr>
                <w:szCs w:val="24"/>
              </w:rPr>
            </w:pPr>
            <w:r w:rsidRPr="00ED15DE">
              <w:rPr>
                <w:szCs w:val="24"/>
              </w:rPr>
              <w:t>2</w:t>
            </w:r>
          </w:p>
        </w:tc>
        <w:tc>
          <w:tcPr>
            <w:tcW w:w="1361" w:type="dxa"/>
            <w:vAlign w:val="center"/>
          </w:tcPr>
          <w:p w14:paraId="00000344" w14:textId="77777777" w:rsidR="009E2D3C" w:rsidRPr="00ED15DE" w:rsidRDefault="00B855CF">
            <w:pPr>
              <w:jc w:val="center"/>
              <w:rPr>
                <w:szCs w:val="24"/>
              </w:rPr>
            </w:pPr>
            <w:r w:rsidRPr="00ED15DE">
              <w:rPr>
                <w:szCs w:val="24"/>
              </w:rPr>
              <w:t>0.09</w:t>
            </w:r>
          </w:p>
        </w:tc>
        <w:tc>
          <w:tcPr>
            <w:tcW w:w="1152" w:type="dxa"/>
            <w:vAlign w:val="center"/>
          </w:tcPr>
          <w:p w14:paraId="00000345" w14:textId="77777777" w:rsidR="009E2D3C" w:rsidRPr="00ED15DE" w:rsidRDefault="00B855CF">
            <w:pPr>
              <w:jc w:val="center"/>
              <w:rPr>
                <w:szCs w:val="24"/>
              </w:rPr>
            </w:pPr>
            <w:r w:rsidRPr="00ED15DE">
              <w:rPr>
                <w:szCs w:val="24"/>
              </w:rPr>
              <w:t>--</w:t>
            </w:r>
          </w:p>
        </w:tc>
        <w:tc>
          <w:tcPr>
            <w:tcW w:w="1361" w:type="dxa"/>
            <w:vAlign w:val="center"/>
          </w:tcPr>
          <w:p w14:paraId="00000346" w14:textId="77777777" w:rsidR="009E2D3C" w:rsidRPr="00ED15DE" w:rsidRDefault="00B855CF">
            <w:pPr>
              <w:jc w:val="center"/>
              <w:rPr>
                <w:szCs w:val="24"/>
              </w:rPr>
            </w:pPr>
            <w:r w:rsidRPr="00ED15DE">
              <w:rPr>
                <w:szCs w:val="24"/>
              </w:rPr>
              <w:t>--</w:t>
            </w:r>
          </w:p>
        </w:tc>
      </w:tr>
    </w:tbl>
    <w:p w14:paraId="00000347" w14:textId="77777777" w:rsidR="009E2D3C" w:rsidRPr="00ED15DE" w:rsidRDefault="009E2D3C">
      <w:pPr>
        <w:rPr>
          <w:szCs w:val="24"/>
        </w:rPr>
      </w:pPr>
    </w:p>
    <w:sectPr w:rsidR="009E2D3C" w:rsidRPr="00ED15DE" w:rsidSect="00202E58">
      <w:headerReference w:type="even" r:id="rId88"/>
      <w:headerReference w:type="default" r:id="rId89"/>
      <w:footerReference w:type="even" r:id="rId90"/>
      <w:footerReference w:type="default" r:id="rId91"/>
      <w:headerReference w:type="first" r:id="rId92"/>
      <w:footerReference w:type="first" r:id="rId9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St. Pe, Alexandra" w:date="2021-02-04T18:52:00Z" w:initials="SPA">
    <w:p w14:paraId="1771BB96" w14:textId="01387893" w:rsidR="007D24B6" w:rsidRDefault="007D24B6">
      <w:pPr>
        <w:pStyle w:val="CommentText"/>
      </w:pPr>
      <w:r>
        <w:rPr>
          <w:rStyle w:val="CommentReference"/>
        </w:rPr>
        <w:annotationRef/>
      </w:r>
      <w:proofErr w:type="gramStart"/>
      <w:r>
        <w:t>Will  revisit</w:t>
      </w:r>
      <w:proofErr w:type="gramEnd"/>
      <w:r>
        <w:t xml:space="preserve"> this text after all the edits above/new parts are </w:t>
      </w:r>
      <w:proofErr w:type="spellStart"/>
      <w:r>
        <w:t>added..in</w:t>
      </w:r>
      <w:proofErr w:type="spellEnd"/>
      <w:r>
        <w:t xml:space="preserve"> case more should be added</w:t>
      </w:r>
    </w:p>
  </w:comment>
  <w:comment w:id="48" w:author="Alexandra Arntsen" w:date="2021-02-07T22:09:00Z" w:initials="AA">
    <w:p w14:paraId="2F7765DF" w14:textId="1DA1EF9D" w:rsidR="007D24B6" w:rsidRDefault="007D24B6">
      <w:pPr>
        <w:pStyle w:val="CommentText"/>
      </w:pPr>
      <w:r>
        <w:rPr>
          <w:rStyle w:val="CommentReference"/>
        </w:rPr>
        <w:annotationRef/>
      </w:r>
      <w:r>
        <w:t xml:space="preserve">I would say we are in need of a little bit more of a discussion of results here. </w:t>
      </w:r>
    </w:p>
  </w:comment>
  <w:comment w:id="49" w:author="Alexandra Arntsen" w:date="2021-02-07T22:10:00Z" w:initials="AA">
    <w:p w14:paraId="107AAF37" w14:textId="135AC72C" w:rsidR="005E36EB" w:rsidRDefault="005E36EB">
      <w:pPr>
        <w:pStyle w:val="CommentText"/>
      </w:pPr>
      <w:r>
        <w:rPr>
          <w:rStyle w:val="CommentReference"/>
        </w:rPr>
        <w:annotationRef/>
      </w:r>
      <w:r>
        <w:t xml:space="preserve">Summarize magnitude of difference for all 3 metrics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71BB96" w15:done="0"/>
  <w15:commentEx w15:paraId="2F7765DF" w15:paraIdParent="1771BB96" w15:done="0"/>
  <w15:commentEx w15:paraId="107AAF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AE38B" w16cex:dateUtc="2021-02-08T03:09:00Z"/>
  <w16cex:commentExtensible w16cex:durableId="23CAE3F2" w16cex:dateUtc="2021-02-08T0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71BB96" w16cid:durableId="23C6C0FF"/>
  <w16cid:commentId w16cid:paraId="2F7765DF" w16cid:durableId="23CAE38B"/>
  <w16cid:commentId w16cid:paraId="107AAF37" w16cid:durableId="23CAE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33E6B" w14:textId="77777777" w:rsidR="00943971" w:rsidRDefault="00943971">
      <w:pPr>
        <w:spacing w:after="0" w:line="240" w:lineRule="auto"/>
      </w:pPr>
      <w:r>
        <w:separator/>
      </w:r>
    </w:p>
  </w:endnote>
  <w:endnote w:type="continuationSeparator" w:id="0">
    <w:p w14:paraId="0539FCB5" w14:textId="77777777" w:rsidR="00943971" w:rsidRDefault="00943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EON Brix Sans">
    <w:altName w:val="Cambria"/>
    <w:panose1 w:val="020B0604020202020204"/>
    <w:charset w:val="00"/>
    <w:family w:val="roman"/>
    <w:notTrueType/>
    <w:pitch w:val="default"/>
  </w:font>
  <w:font w:name="Traditional Arabic">
    <w:panose1 w:val="02020603050405020304"/>
    <w:charset w:val="B2"/>
    <w:family w:val="roman"/>
    <w:pitch w:val="variable"/>
    <w:sig w:usb0="0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D" w14:textId="77777777" w:rsidR="007D24B6" w:rsidRDefault="007D24B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B" w14:textId="3613EE95" w:rsidR="007D24B6" w:rsidRDefault="007D24B6">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p w14:paraId="0000034C" w14:textId="5EC43ECE" w:rsidR="007D24B6" w:rsidRDefault="007D24B6">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114300" distR="114300" simplePos="0" relativeHeight="251659264" behindDoc="0" locked="0" layoutInCell="0" allowOverlap="1" wp14:anchorId="29AA5335" wp14:editId="70BDD8A3">
              <wp:simplePos x="0" y="0"/>
              <wp:positionH relativeFrom="page">
                <wp:posOffset>0</wp:posOffset>
              </wp:positionH>
              <wp:positionV relativeFrom="page">
                <wp:posOffset>9601200</wp:posOffset>
              </wp:positionV>
              <wp:extent cx="7772400" cy="266700"/>
              <wp:effectExtent l="0" t="0" r="0" b="0"/>
              <wp:wrapNone/>
              <wp:docPr id="2" name="MSIPCM8da445f08fd8ed2971c5a2cc" descr="{&quot;HashCode&quot;:-135254259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7EA15F" w14:textId="36EF2230" w:rsidR="007D24B6" w:rsidRPr="00BA5EFB" w:rsidRDefault="007D24B6" w:rsidP="00BA5EFB">
                          <w:pPr>
                            <w:spacing w:after="0"/>
                            <w:jc w:val="center"/>
                            <w:rPr>
                              <w:rFonts w:ascii="Arial" w:hAnsi="Arial" w:cs="Arial"/>
                              <w:color w:val="404040"/>
                              <w:sz w:val="22"/>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9AA5335" id="_x0000_t202" coordsize="21600,21600" o:spt="202" path="m,l,21600r21600,l21600,xe">
              <v:stroke joinstyle="miter"/>
              <v:path gradientshapeok="t" o:connecttype="rect"/>
            </v:shapetype>
            <v:shape id="MSIPCM8da445f08fd8ed2971c5a2cc" o:spid="_x0000_s1063" type="#_x0000_t202" alt="{&quot;HashCode&quot;:-1352542594,&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" o:allowincell="f" filled="f" stroked="f" strokeweight=".5pt">
              <v:textbox inset=",0,,0">
                <w:txbxContent>
                  <w:p w14:paraId="377EA15F" w14:textId="36EF2230" w:rsidR="007D24B6" w:rsidRPr="00BA5EFB" w:rsidRDefault="007D24B6" w:rsidP="00BA5EFB">
                    <w:pPr>
                      <w:spacing w:after="0"/>
                      <w:jc w:val="center"/>
                      <w:rPr>
                        <w:rFonts w:ascii="Arial" w:hAnsi="Arial" w:cs="Arial"/>
                        <w:color w:val="404040"/>
                        <w:sz w:val="22"/>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E" w14:textId="77777777" w:rsidR="007D24B6" w:rsidRDefault="007D24B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24EEE" w14:textId="77777777" w:rsidR="00943971" w:rsidRDefault="00943971">
      <w:pPr>
        <w:spacing w:after="0" w:line="240" w:lineRule="auto"/>
      </w:pPr>
      <w:r>
        <w:separator/>
      </w:r>
    </w:p>
  </w:footnote>
  <w:footnote w:type="continuationSeparator" w:id="0">
    <w:p w14:paraId="28F970C1" w14:textId="77777777" w:rsidR="00943971" w:rsidRDefault="00943971">
      <w:pPr>
        <w:spacing w:after="0" w:line="240" w:lineRule="auto"/>
      </w:pPr>
      <w:r>
        <w:continuationSeparator/>
      </w:r>
    </w:p>
  </w:footnote>
  <w:footnote w:id="1">
    <w:p w14:paraId="341BF458" w14:textId="77777777" w:rsidR="007D24B6" w:rsidRPr="00014670" w:rsidRDefault="007D24B6" w:rsidP="000B5634">
      <w:pPr>
        <w:pStyle w:val="FootnoteText"/>
        <w:rPr>
          <w:lang w:val="en-GB"/>
        </w:rPr>
      </w:pPr>
      <w:r>
        <w:rPr>
          <w:rStyle w:val="FootnoteReference"/>
        </w:rPr>
        <w:footnoteRef/>
      </w:r>
      <w:r>
        <w:t xml:space="preserve"> </w:t>
      </w:r>
      <w:r>
        <w:rPr>
          <w:lang w:val="en-GB"/>
        </w:rPr>
        <w:t>Standalone means there is no onsite meteorological mast</w:t>
      </w:r>
    </w:p>
  </w:footnote>
  <w:footnote w:id="2">
    <w:p w14:paraId="30338C89" w14:textId="1CB11E32" w:rsidR="007D24B6" w:rsidRPr="00014670" w:rsidRDefault="007D24B6">
      <w:pPr>
        <w:pStyle w:val="FootnoteText"/>
        <w:rPr>
          <w:lang w:val="en-GB"/>
        </w:rPr>
      </w:pPr>
      <w:r>
        <w:rPr>
          <w:rStyle w:val="FootnoteReference"/>
        </w:rPr>
        <w:footnoteRef/>
      </w:r>
      <w:r>
        <w:t xml:space="preserve"> </w:t>
      </w:r>
      <w:r>
        <w:rPr>
          <w:lang w:val="en-GB"/>
        </w:rPr>
        <w:t>Standalone means there is no onsite meteorological mast</w:t>
      </w:r>
    </w:p>
  </w:footnote>
  <w:footnote w:id="3">
    <w:p w14:paraId="23657E47" w14:textId="69B35F20" w:rsidR="007D24B6" w:rsidRPr="00743CD7" w:rsidRDefault="007D24B6">
      <w:pPr>
        <w:pStyle w:val="FootnoteText"/>
        <w:rPr>
          <w:lang w:val="en-GB"/>
        </w:rPr>
      </w:pPr>
      <w:r>
        <w:rPr>
          <w:rStyle w:val="FootnoteReference"/>
        </w:rPr>
        <w:footnoteRef/>
      </w:r>
      <w:r>
        <w:t xml:space="preserve"> </w:t>
      </w:r>
      <w:r>
        <w:rPr>
          <w:lang w:val="en-GB"/>
        </w:rPr>
        <w:t>While it is not tested as part of this work, it is posited that, if adjustment methods for RSD TI can be shown to be sufficiently accurate for site suitability assessments, it is likely that the same methods will be sufficiently accurate for energy yield assessments.</w:t>
      </w:r>
    </w:p>
  </w:footnote>
  <w:footnote w:id="4">
    <w:p w14:paraId="3B3BC83F" w14:textId="60A31AE0" w:rsidR="007D24B6" w:rsidRPr="00014670" w:rsidRDefault="007D24B6">
      <w:pPr>
        <w:pStyle w:val="FootnoteText"/>
        <w:rPr>
          <w:lang w:val="en-GB"/>
        </w:rPr>
      </w:pPr>
      <w:r>
        <w:rPr>
          <w:rStyle w:val="FootnoteReference"/>
        </w:rPr>
        <w:footnoteRef/>
      </w:r>
      <w:r>
        <w:t xml:space="preserve"> </w:t>
      </w:r>
      <w:r>
        <w:rPr>
          <w:lang w:val="en-GB"/>
        </w:rPr>
        <w:t>One of the outcomes of this work will be the definition of the acceptance criteria for use of TI measurements from RSDs for the purposes of site suitability analysis.</w:t>
      </w:r>
    </w:p>
  </w:footnote>
  <w:footnote w:id="5">
    <w:p w14:paraId="0670E3E2" w14:textId="43570D30" w:rsidR="007D24B6" w:rsidRPr="00047562" w:rsidRDefault="007D24B6">
      <w:pPr>
        <w:pStyle w:val="FootnoteText"/>
        <w:rPr>
          <w:lang w:val="en-GB"/>
        </w:rPr>
      </w:pPr>
      <w:r>
        <w:rPr>
          <w:rStyle w:val="FootnoteReference"/>
        </w:rPr>
        <w:footnoteRef/>
      </w:r>
      <w:r>
        <w:t xml:space="preserve"> </w:t>
      </w:r>
      <w:r>
        <w:rPr>
          <w:lang w:val="en-GB"/>
        </w:rPr>
        <w:t>The classification of sites is likely subjective and a different, data-based, approach to site classification will be used in the next stages (Pillar 2 and Pillar 3) of this work.</w:t>
      </w:r>
    </w:p>
  </w:footnote>
  <w:footnote w:id="6">
    <w:p w14:paraId="102543C4" w14:textId="6BC414A3" w:rsidR="007D24B6" w:rsidRPr="00ED7870" w:rsidRDefault="007D24B6">
      <w:pPr>
        <w:pStyle w:val="FootnoteText"/>
        <w:rPr>
          <w:lang w:val="en-GB"/>
        </w:rPr>
      </w:pPr>
      <w:r>
        <w:rPr>
          <w:rStyle w:val="FootnoteReference"/>
        </w:rPr>
        <w:footnoteRef/>
      </w:r>
      <w:r>
        <w:t xml:space="preserve"> </w:t>
      </w:r>
      <w:r>
        <w:rPr>
          <w:lang w:val="en-GB"/>
        </w:rPr>
        <w:t>Note that there are only 3 sodar datasets, all for a single sodar model (Triton). Given the small sample size, caution should be exercised when drawing conclusions for this subset of the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A" w14:textId="77777777" w:rsidR="007D24B6" w:rsidRDefault="007D24B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9" w14:textId="3F833624" w:rsidR="007D24B6" w:rsidRDefault="007D24B6">
    <w:pPr>
      <w:pBdr>
        <w:top w:val="nil"/>
        <w:left w:val="nil"/>
        <w:bottom w:val="nil"/>
        <w:right w:val="nil"/>
        <w:between w:val="nil"/>
      </w:pBdr>
      <w:tabs>
        <w:tab w:val="center" w:pos="4680"/>
        <w:tab w:val="right" w:pos="9360"/>
      </w:tabs>
      <w:spacing w:after="0" w:line="240" w:lineRule="auto"/>
      <w:rPr>
        <w:color w:val="FF0000"/>
      </w:rPr>
    </w:pPr>
    <w:r>
      <w:rPr>
        <w:color w:val="FF0000"/>
      </w:rPr>
      <w:t>VERSION February 07,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48" w14:textId="77777777" w:rsidR="007D24B6" w:rsidRDefault="007D24B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378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033D1C"/>
    <w:multiLevelType w:val="multilevel"/>
    <w:tmpl w:val="2B108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4076F1"/>
    <w:multiLevelType w:val="multilevel"/>
    <w:tmpl w:val="B81CA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AD27E9"/>
    <w:multiLevelType w:val="hybridMultilevel"/>
    <w:tmpl w:val="990E4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01A5A"/>
    <w:multiLevelType w:val="hybridMultilevel"/>
    <w:tmpl w:val="24C28F2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90EE3"/>
    <w:multiLevelType w:val="multilevel"/>
    <w:tmpl w:val="B81CA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1B0BB6"/>
    <w:multiLevelType w:val="hybridMultilevel"/>
    <w:tmpl w:val="86A28A50"/>
    <w:lvl w:ilvl="0" w:tplc="57EEDB6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769DE"/>
    <w:multiLevelType w:val="hybridMultilevel"/>
    <w:tmpl w:val="86A28A50"/>
    <w:lvl w:ilvl="0" w:tplc="57EEDB6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5678AF"/>
    <w:multiLevelType w:val="hybridMultilevel"/>
    <w:tmpl w:val="24C28F2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972E63"/>
    <w:multiLevelType w:val="hybridMultilevel"/>
    <w:tmpl w:val="786AF1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3A032C2"/>
    <w:multiLevelType w:val="hybridMultilevel"/>
    <w:tmpl w:val="18B2E0C2"/>
    <w:lvl w:ilvl="0" w:tplc="EBBAF970">
      <w:start w:val="1"/>
      <w:numFmt w:val="decimal"/>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4063EA"/>
    <w:multiLevelType w:val="hybridMultilevel"/>
    <w:tmpl w:val="46349AEE"/>
    <w:lvl w:ilvl="0" w:tplc="65888154">
      <w:start w:val="1"/>
      <w:numFmt w:val="decimal"/>
      <w:pStyle w:val="TOCHeading"/>
      <w:lvlText w:val="%1.0"/>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6"/>
  </w:num>
  <w:num w:numId="5">
    <w:abstractNumId w:val="5"/>
  </w:num>
  <w:num w:numId="6">
    <w:abstractNumId w:val="8"/>
  </w:num>
  <w:num w:numId="7">
    <w:abstractNumId w:val="11"/>
  </w:num>
  <w:num w:numId="8">
    <w:abstractNumId w:val="10"/>
  </w:num>
  <w:num w:numId="9">
    <w:abstractNumId w:val="0"/>
  </w:num>
  <w:num w:numId="10">
    <w:abstractNumId w:val="9"/>
  </w:num>
  <w:num w:numId="11">
    <w:abstractNumId w:val="3"/>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ra Arntsen">
    <w15:presenceInfo w15:providerId="Windows Live" w15:userId="4ce7494e699ea4b0"/>
  </w15:person>
  <w15:person w15:author="St. Pe, Alexandra">
    <w15:presenceInfo w15:providerId="AD" w15:userId="S::UI902324@rwe.com::5eec69ae-365a-4b7b-94fd-9de595007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D3C"/>
    <w:rsid w:val="000134C7"/>
    <w:rsid w:val="00014670"/>
    <w:rsid w:val="00020930"/>
    <w:rsid w:val="00021CF7"/>
    <w:rsid w:val="00022B5E"/>
    <w:rsid w:val="00025668"/>
    <w:rsid w:val="00025EB4"/>
    <w:rsid w:val="00032F42"/>
    <w:rsid w:val="000342B2"/>
    <w:rsid w:val="00037B7A"/>
    <w:rsid w:val="0004362C"/>
    <w:rsid w:val="00044BED"/>
    <w:rsid w:val="00047562"/>
    <w:rsid w:val="00051E47"/>
    <w:rsid w:val="00053883"/>
    <w:rsid w:val="00055F38"/>
    <w:rsid w:val="0007546B"/>
    <w:rsid w:val="00093151"/>
    <w:rsid w:val="000B5634"/>
    <w:rsid w:val="000D7E29"/>
    <w:rsid w:val="000E2D2B"/>
    <w:rsid w:val="000F1CC5"/>
    <w:rsid w:val="000F2E09"/>
    <w:rsid w:val="000F4BCC"/>
    <w:rsid w:val="00106138"/>
    <w:rsid w:val="00106496"/>
    <w:rsid w:val="0012292C"/>
    <w:rsid w:val="0012637F"/>
    <w:rsid w:val="0012747C"/>
    <w:rsid w:val="00131409"/>
    <w:rsid w:val="0014205D"/>
    <w:rsid w:val="00161825"/>
    <w:rsid w:val="00164A62"/>
    <w:rsid w:val="00165C6F"/>
    <w:rsid w:val="00166DE8"/>
    <w:rsid w:val="001717AD"/>
    <w:rsid w:val="001A0CC3"/>
    <w:rsid w:val="001A31E6"/>
    <w:rsid w:val="001A4101"/>
    <w:rsid w:val="001A608C"/>
    <w:rsid w:val="001C1DEE"/>
    <w:rsid w:val="001C33D3"/>
    <w:rsid w:val="001C47BE"/>
    <w:rsid w:val="001D7C7D"/>
    <w:rsid w:val="001E3870"/>
    <w:rsid w:val="001F0858"/>
    <w:rsid w:val="001F1526"/>
    <w:rsid w:val="00202E58"/>
    <w:rsid w:val="00206BCE"/>
    <w:rsid w:val="002520D0"/>
    <w:rsid w:val="00261EAE"/>
    <w:rsid w:val="00263ECD"/>
    <w:rsid w:val="00265E5B"/>
    <w:rsid w:val="0027028A"/>
    <w:rsid w:val="00297A01"/>
    <w:rsid w:val="002A7F2C"/>
    <w:rsid w:val="002B4EF4"/>
    <w:rsid w:val="002B4F52"/>
    <w:rsid w:val="002B7C1C"/>
    <w:rsid w:val="002C182E"/>
    <w:rsid w:val="002C6964"/>
    <w:rsid w:val="002D1530"/>
    <w:rsid w:val="002D2C50"/>
    <w:rsid w:val="002D7717"/>
    <w:rsid w:val="002D7AE8"/>
    <w:rsid w:val="002E28D3"/>
    <w:rsid w:val="002F4664"/>
    <w:rsid w:val="003008CE"/>
    <w:rsid w:val="00302A85"/>
    <w:rsid w:val="00303140"/>
    <w:rsid w:val="003042B3"/>
    <w:rsid w:val="00305E6B"/>
    <w:rsid w:val="00312B4A"/>
    <w:rsid w:val="00313F91"/>
    <w:rsid w:val="00315A14"/>
    <w:rsid w:val="00321DFD"/>
    <w:rsid w:val="0034085F"/>
    <w:rsid w:val="00340991"/>
    <w:rsid w:val="003519B2"/>
    <w:rsid w:val="00373B29"/>
    <w:rsid w:val="00374E40"/>
    <w:rsid w:val="00382F36"/>
    <w:rsid w:val="00384370"/>
    <w:rsid w:val="00387562"/>
    <w:rsid w:val="00395954"/>
    <w:rsid w:val="003B132A"/>
    <w:rsid w:val="003C1343"/>
    <w:rsid w:val="003D08E6"/>
    <w:rsid w:val="003D15D0"/>
    <w:rsid w:val="003D4AF7"/>
    <w:rsid w:val="003D68BE"/>
    <w:rsid w:val="003D7DEF"/>
    <w:rsid w:val="003D7E5A"/>
    <w:rsid w:val="003E479F"/>
    <w:rsid w:val="003F11C8"/>
    <w:rsid w:val="003F20C7"/>
    <w:rsid w:val="003F3958"/>
    <w:rsid w:val="00407F35"/>
    <w:rsid w:val="004133C5"/>
    <w:rsid w:val="004374F7"/>
    <w:rsid w:val="004407BD"/>
    <w:rsid w:val="00446FD8"/>
    <w:rsid w:val="0044769F"/>
    <w:rsid w:val="0045020F"/>
    <w:rsid w:val="004518E0"/>
    <w:rsid w:val="004543DE"/>
    <w:rsid w:val="00456A77"/>
    <w:rsid w:val="00466548"/>
    <w:rsid w:val="00473FA1"/>
    <w:rsid w:val="004852CA"/>
    <w:rsid w:val="00491D0E"/>
    <w:rsid w:val="00494D55"/>
    <w:rsid w:val="0049703E"/>
    <w:rsid w:val="00497B8E"/>
    <w:rsid w:val="004A1388"/>
    <w:rsid w:val="004A452E"/>
    <w:rsid w:val="004A63F6"/>
    <w:rsid w:val="004B06FF"/>
    <w:rsid w:val="004B2DE0"/>
    <w:rsid w:val="004B5586"/>
    <w:rsid w:val="004D1A4B"/>
    <w:rsid w:val="004D31C4"/>
    <w:rsid w:val="004D5CBF"/>
    <w:rsid w:val="004E20E9"/>
    <w:rsid w:val="004E52BB"/>
    <w:rsid w:val="004E6520"/>
    <w:rsid w:val="005010DE"/>
    <w:rsid w:val="005139F5"/>
    <w:rsid w:val="005220C8"/>
    <w:rsid w:val="0053223B"/>
    <w:rsid w:val="00532365"/>
    <w:rsid w:val="00550BAA"/>
    <w:rsid w:val="005524B3"/>
    <w:rsid w:val="00556B3B"/>
    <w:rsid w:val="0056316C"/>
    <w:rsid w:val="0056752E"/>
    <w:rsid w:val="00576E3A"/>
    <w:rsid w:val="005804B6"/>
    <w:rsid w:val="005953AD"/>
    <w:rsid w:val="00596CA5"/>
    <w:rsid w:val="005A72CE"/>
    <w:rsid w:val="005B4130"/>
    <w:rsid w:val="005B5187"/>
    <w:rsid w:val="005E36EB"/>
    <w:rsid w:val="005E47B8"/>
    <w:rsid w:val="005E5B50"/>
    <w:rsid w:val="005E7229"/>
    <w:rsid w:val="005F499A"/>
    <w:rsid w:val="00602942"/>
    <w:rsid w:val="006059DE"/>
    <w:rsid w:val="00607715"/>
    <w:rsid w:val="00632B5B"/>
    <w:rsid w:val="0064741F"/>
    <w:rsid w:val="00655CD5"/>
    <w:rsid w:val="00660EE3"/>
    <w:rsid w:val="00664441"/>
    <w:rsid w:val="00670ECD"/>
    <w:rsid w:val="00686A14"/>
    <w:rsid w:val="00691643"/>
    <w:rsid w:val="00692B27"/>
    <w:rsid w:val="00695615"/>
    <w:rsid w:val="006A7073"/>
    <w:rsid w:val="006B3071"/>
    <w:rsid w:val="006B7FCB"/>
    <w:rsid w:val="006C1535"/>
    <w:rsid w:val="006C2F14"/>
    <w:rsid w:val="006D0AAF"/>
    <w:rsid w:val="006D2E8E"/>
    <w:rsid w:val="006D324F"/>
    <w:rsid w:val="006D3E2D"/>
    <w:rsid w:val="006D6A07"/>
    <w:rsid w:val="006F2451"/>
    <w:rsid w:val="006F6B0A"/>
    <w:rsid w:val="00704567"/>
    <w:rsid w:val="007120CA"/>
    <w:rsid w:val="007210FC"/>
    <w:rsid w:val="007234B9"/>
    <w:rsid w:val="00730398"/>
    <w:rsid w:val="0073145C"/>
    <w:rsid w:val="0074121C"/>
    <w:rsid w:val="00743CD7"/>
    <w:rsid w:val="007627F5"/>
    <w:rsid w:val="00771602"/>
    <w:rsid w:val="00773D5A"/>
    <w:rsid w:val="00786E96"/>
    <w:rsid w:val="0079233A"/>
    <w:rsid w:val="007927B6"/>
    <w:rsid w:val="007C4F97"/>
    <w:rsid w:val="007D1B6C"/>
    <w:rsid w:val="007D24B6"/>
    <w:rsid w:val="007E40F2"/>
    <w:rsid w:val="007F22F6"/>
    <w:rsid w:val="007F3562"/>
    <w:rsid w:val="007F6A83"/>
    <w:rsid w:val="0080364E"/>
    <w:rsid w:val="00804F15"/>
    <w:rsid w:val="00823CD3"/>
    <w:rsid w:val="00836FD2"/>
    <w:rsid w:val="008503D1"/>
    <w:rsid w:val="00857282"/>
    <w:rsid w:val="00863CB7"/>
    <w:rsid w:val="00866A77"/>
    <w:rsid w:val="00875059"/>
    <w:rsid w:val="008939B9"/>
    <w:rsid w:val="00896ECF"/>
    <w:rsid w:val="008A5746"/>
    <w:rsid w:val="008B1C70"/>
    <w:rsid w:val="008B3771"/>
    <w:rsid w:val="008D46C0"/>
    <w:rsid w:val="008E3002"/>
    <w:rsid w:val="008E3633"/>
    <w:rsid w:val="008E5F26"/>
    <w:rsid w:val="008F1073"/>
    <w:rsid w:val="008F3C49"/>
    <w:rsid w:val="00900C5D"/>
    <w:rsid w:val="00901610"/>
    <w:rsid w:val="009066B2"/>
    <w:rsid w:val="00906C1E"/>
    <w:rsid w:val="00913321"/>
    <w:rsid w:val="0092549B"/>
    <w:rsid w:val="0092693E"/>
    <w:rsid w:val="009313A1"/>
    <w:rsid w:val="00931469"/>
    <w:rsid w:val="00937830"/>
    <w:rsid w:val="0094262A"/>
    <w:rsid w:val="009431C3"/>
    <w:rsid w:val="00943971"/>
    <w:rsid w:val="00952EBF"/>
    <w:rsid w:val="009564D5"/>
    <w:rsid w:val="009658A0"/>
    <w:rsid w:val="00980024"/>
    <w:rsid w:val="009A5745"/>
    <w:rsid w:val="009B0EFA"/>
    <w:rsid w:val="009B197D"/>
    <w:rsid w:val="009C1462"/>
    <w:rsid w:val="009C2D5A"/>
    <w:rsid w:val="009C6763"/>
    <w:rsid w:val="009D0473"/>
    <w:rsid w:val="009D1BAF"/>
    <w:rsid w:val="009D4538"/>
    <w:rsid w:val="009D50F5"/>
    <w:rsid w:val="009E0CB6"/>
    <w:rsid w:val="009E2D3C"/>
    <w:rsid w:val="009E3B67"/>
    <w:rsid w:val="009F2B7B"/>
    <w:rsid w:val="009F50F4"/>
    <w:rsid w:val="00A06B21"/>
    <w:rsid w:val="00A16274"/>
    <w:rsid w:val="00A43A2B"/>
    <w:rsid w:val="00A4431C"/>
    <w:rsid w:val="00A474F3"/>
    <w:rsid w:val="00A47610"/>
    <w:rsid w:val="00A630F2"/>
    <w:rsid w:val="00A70FB5"/>
    <w:rsid w:val="00A7546A"/>
    <w:rsid w:val="00A77F7B"/>
    <w:rsid w:val="00A80D22"/>
    <w:rsid w:val="00A92670"/>
    <w:rsid w:val="00AA54C2"/>
    <w:rsid w:val="00AB7F37"/>
    <w:rsid w:val="00AC0442"/>
    <w:rsid w:val="00AC0FE2"/>
    <w:rsid w:val="00AD2864"/>
    <w:rsid w:val="00AD7B4B"/>
    <w:rsid w:val="00AE025D"/>
    <w:rsid w:val="00AE15E8"/>
    <w:rsid w:val="00AE3865"/>
    <w:rsid w:val="00B02272"/>
    <w:rsid w:val="00B101A3"/>
    <w:rsid w:val="00B12707"/>
    <w:rsid w:val="00B25E7B"/>
    <w:rsid w:val="00B358D6"/>
    <w:rsid w:val="00B3704B"/>
    <w:rsid w:val="00B42403"/>
    <w:rsid w:val="00B46639"/>
    <w:rsid w:val="00B563D3"/>
    <w:rsid w:val="00B62667"/>
    <w:rsid w:val="00B64A04"/>
    <w:rsid w:val="00B728A2"/>
    <w:rsid w:val="00B855CF"/>
    <w:rsid w:val="00B85B99"/>
    <w:rsid w:val="00B87D97"/>
    <w:rsid w:val="00BA185C"/>
    <w:rsid w:val="00BA5EFB"/>
    <w:rsid w:val="00BA7443"/>
    <w:rsid w:val="00BA746D"/>
    <w:rsid w:val="00BC3643"/>
    <w:rsid w:val="00BD0D06"/>
    <w:rsid w:val="00BD667D"/>
    <w:rsid w:val="00BF4EA5"/>
    <w:rsid w:val="00C10B8C"/>
    <w:rsid w:val="00C157C1"/>
    <w:rsid w:val="00C41E6E"/>
    <w:rsid w:val="00C4544B"/>
    <w:rsid w:val="00C46999"/>
    <w:rsid w:val="00C500C9"/>
    <w:rsid w:val="00C72428"/>
    <w:rsid w:val="00C73491"/>
    <w:rsid w:val="00C75473"/>
    <w:rsid w:val="00C768F7"/>
    <w:rsid w:val="00C83327"/>
    <w:rsid w:val="00C8684F"/>
    <w:rsid w:val="00C91083"/>
    <w:rsid w:val="00C9418A"/>
    <w:rsid w:val="00C96AB2"/>
    <w:rsid w:val="00CA723F"/>
    <w:rsid w:val="00CB1D36"/>
    <w:rsid w:val="00CB5539"/>
    <w:rsid w:val="00CD5A3A"/>
    <w:rsid w:val="00CD6E9C"/>
    <w:rsid w:val="00CF39BC"/>
    <w:rsid w:val="00D075B0"/>
    <w:rsid w:val="00D141E0"/>
    <w:rsid w:val="00D15C8A"/>
    <w:rsid w:val="00D30077"/>
    <w:rsid w:val="00D324DF"/>
    <w:rsid w:val="00D4448D"/>
    <w:rsid w:val="00D4714E"/>
    <w:rsid w:val="00D54A32"/>
    <w:rsid w:val="00D61DA4"/>
    <w:rsid w:val="00D655F0"/>
    <w:rsid w:val="00D7256D"/>
    <w:rsid w:val="00D725B7"/>
    <w:rsid w:val="00D8156B"/>
    <w:rsid w:val="00D830FD"/>
    <w:rsid w:val="00D83813"/>
    <w:rsid w:val="00D92481"/>
    <w:rsid w:val="00D92834"/>
    <w:rsid w:val="00D940F2"/>
    <w:rsid w:val="00D96B54"/>
    <w:rsid w:val="00DA1D7A"/>
    <w:rsid w:val="00DA21A5"/>
    <w:rsid w:val="00DC5612"/>
    <w:rsid w:val="00DE3901"/>
    <w:rsid w:val="00DF024B"/>
    <w:rsid w:val="00DF0DE4"/>
    <w:rsid w:val="00DF5D5C"/>
    <w:rsid w:val="00E00FFD"/>
    <w:rsid w:val="00E272D8"/>
    <w:rsid w:val="00E30B73"/>
    <w:rsid w:val="00E31CFF"/>
    <w:rsid w:val="00E320EB"/>
    <w:rsid w:val="00E4568B"/>
    <w:rsid w:val="00E63CE9"/>
    <w:rsid w:val="00E63E25"/>
    <w:rsid w:val="00E718F7"/>
    <w:rsid w:val="00E91557"/>
    <w:rsid w:val="00EA6F20"/>
    <w:rsid w:val="00EB0492"/>
    <w:rsid w:val="00EB7B83"/>
    <w:rsid w:val="00EC00BC"/>
    <w:rsid w:val="00EC283A"/>
    <w:rsid w:val="00EC775F"/>
    <w:rsid w:val="00EC77ED"/>
    <w:rsid w:val="00ED15DE"/>
    <w:rsid w:val="00ED3290"/>
    <w:rsid w:val="00ED3421"/>
    <w:rsid w:val="00ED7870"/>
    <w:rsid w:val="00EE0D7D"/>
    <w:rsid w:val="00EE0EF6"/>
    <w:rsid w:val="00EF51D4"/>
    <w:rsid w:val="00EF5D95"/>
    <w:rsid w:val="00F014CE"/>
    <w:rsid w:val="00F03B11"/>
    <w:rsid w:val="00F15779"/>
    <w:rsid w:val="00F26EDD"/>
    <w:rsid w:val="00F31285"/>
    <w:rsid w:val="00F4087B"/>
    <w:rsid w:val="00F416AE"/>
    <w:rsid w:val="00F754A6"/>
    <w:rsid w:val="00F75E61"/>
    <w:rsid w:val="00F91EB9"/>
    <w:rsid w:val="00FA210C"/>
    <w:rsid w:val="00FA29EE"/>
    <w:rsid w:val="00FA5CC9"/>
    <w:rsid w:val="00FA6E6E"/>
    <w:rsid w:val="00FB3695"/>
    <w:rsid w:val="00FB58FB"/>
    <w:rsid w:val="00FE22B3"/>
    <w:rsid w:val="00FE40CC"/>
    <w:rsid w:val="00FE4DBC"/>
    <w:rsid w:val="00FE7CA9"/>
    <w:rsid w:val="00FF368D"/>
    <w:rsid w:val="00FF7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8DAF"/>
  <w15:docId w15:val="{ADD47DC2-0A3E-6C40-8624-6A6062A6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02"/>
    <w:rPr>
      <w:sz w:val="24"/>
    </w:rPr>
  </w:style>
  <w:style w:type="paragraph" w:styleId="Heading1">
    <w:name w:val="heading 1"/>
    <w:basedOn w:val="Normal"/>
    <w:next w:val="Normal"/>
    <w:link w:val="Heading1Char"/>
    <w:uiPriority w:val="9"/>
    <w:qFormat/>
    <w:rsid w:val="00C83327"/>
    <w:pPr>
      <w:keepNext/>
      <w:keepLines/>
      <w:numPr>
        <w:numId w:val="9"/>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E479F"/>
    <w:pPr>
      <w:keepNext/>
      <w:keepLines/>
      <w:numPr>
        <w:ilvl w:val="1"/>
        <w:numId w:val="9"/>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46999"/>
    <w:pPr>
      <w:keepNext/>
      <w:keepLines/>
      <w:numPr>
        <w:ilvl w:val="2"/>
        <w:numId w:val="9"/>
      </w:numPr>
      <w:spacing w:before="40" w:after="0"/>
      <w:outlineLvl w:val="2"/>
    </w:pPr>
    <w:rPr>
      <w:rFonts w:asciiTheme="majorHAnsi" w:eastAsiaTheme="majorEastAsia" w:hAnsiTheme="majorHAnsi" w:cstheme="majorBidi"/>
      <w:sz w:val="26"/>
      <w:szCs w:val="24"/>
    </w:rPr>
  </w:style>
  <w:style w:type="paragraph" w:styleId="Heading4">
    <w:name w:val="heading 4"/>
    <w:basedOn w:val="Normal"/>
    <w:next w:val="Normal"/>
    <w:uiPriority w:val="9"/>
    <w:unhideWhenUsed/>
    <w:qFormat/>
    <w:rsid w:val="00C83327"/>
    <w:pPr>
      <w:keepNext/>
      <w:keepLines/>
      <w:numPr>
        <w:ilvl w:val="3"/>
        <w:numId w:val="9"/>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83327"/>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8332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332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CD4E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E1B"/>
    <w:rPr>
      <w:rFonts w:ascii="Segoe UI" w:hAnsi="Segoe UI" w:cs="Segoe UI"/>
      <w:sz w:val="18"/>
      <w:szCs w:val="18"/>
    </w:rPr>
  </w:style>
  <w:style w:type="character" w:styleId="CommentReference">
    <w:name w:val="annotation reference"/>
    <w:basedOn w:val="DefaultParagraphFont"/>
    <w:uiPriority w:val="99"/>
    <w:semiHidden/>
    <w:unhideWhenUsed/>
    <w:rsid w:val="00913C24"/>
    <w:rPr>
      <w:sz w:val="16"/>
      <w:szCs w:val="16"/>
    </w:rPr>
  </w:style>
  <w:style w:type="paragraph" w:styleId="CommentText">
    <w:name w:val="annotation text"/>
    <w:basedOn w:val="Normal"/>
    <w:link w:val="CommentTextChar"/>
    <w:uiPriority w:val="99"/>
    <w:unhideWhenUsed/>
    <w:rsid w:val="00913C24"/>
    <w:pPr>
      <w:spacing w:line="240" w:lineRule="auto"/>
    </w:pPr>
    <w:rPr>
      <w:sz w:val="20"/>
      <w:szCs w:val="20"/>
    </w:rPr>
  </w:style>
  <w:style w:type="character" w:customStyle="1" w:styleId="CommentTextChar">
    <w:name w:val="Comment Text Char"/>
    <w:basedOn w:val="DefaultParagraphFont"/>
    <w:link w:val="CommentText"/>
    <w:uiPriority w:val="99"/>
    <w:rsid w:val="00913C24"/>
    <w:rPr>
      <w:sz w:val="20"/>
      <w:szCs w:val="20"/>
    </w:rPr>
  </w:style>
  <w:style w:type="paragraph" w:styleId="CommentSubject">
    <w:name w:val="annotation subject"/>
    <w:basedOn w:val="CommentText"/>
    <w:next w:val="CommentText"/>
    <w:link w:val="CommentSubjectChar"/>
    <w:uiPriority w:val="99"/>
    <w:semiHidden/>
    <w:unhideWhenUsed/>
    <w:rsid w:val="00913C24"/>
    <w:rPr>
      <w:b/>
      <w:bCs/>
    </w:rPr>
  </w:style>
  <w:style w:type="character" w:customStyle="1" w:styleId="CommentSubjectChar">
    <w:name w:val="Comment Subject Char"/>
    <w:basedOn w:val="CommentTextChar"/>
    <w:link w:val="CommentSubject"/>
    <w:uiPriority w:val="99"/>
    <w:semiHidden/>
    <w:rsid w:val="00913C24"/>
    <w:rPr>
      <w:b/>
      <w:bCs/>
      <w:sz w:val="20"/>
      <w:szCs w:val="20"/>
    </w:rPr>
  </w:style>
  <w:style w:type="paragraph" w:styleId="ListParagraph">
    <w:name w:val="List Paragraph"/>
    <w:basedOn w:val="Normal"/>
    <w:uiPriority w:val="34"/>
    <w:qFormat/>
    <w:rsid w:val="00FF4B09"/>
    <w:pPr>
      <w:ind w:left="720"/>
      <w:contextualSpacing/>
    </w:pPr>
  </w:style>
  <w:style w:type="table" w:styleId="TableGrid">
    <w:name w:val="Table Grid"/>
    <w:basedOn w:val="TableNormal"/>
    <w:uiPriority w:val="59"/>
    <w:rsid w:val="00186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7DB8"/>
    <w:rPr>
      <w:color w:val="808080"/>
    </w:rPr>
  </w:style>
  <w:style w:type="character" w:styleId="Hyperlink">
    <w:name w:val="Hyperlink"/>
    <w:basedOn w:val="DefaultParagraphFont"/>
    <w:uiPriority w:val="99"/>
    <w:unhideWhenUsed/>
    <w:rsid w:val="008E1C21"/>
    <w:rPr>
      <w:color w:val="0000FF" w:themeColor="hyperlink"/>
      <w:u w:val="single"/>
    </w:rPr>
  </w:style>
  <w:style w:type="character" w:customStyle="1" w:styleId="UnresolvedMention1">
    <w:name w:val="Unresolved Mention1"/>
    <w:basedOn w:val="DefaultParagraphFont"/>
    <w:uiPriority w:val="99"/>
    <w:semiHidden/>
    <w:unhideWhenUsed/>
    <w:rsid w:val="008E1C21"/>
    <w:rPr>
      <w:color w:val="605E5C"/>
      <w:shd w:val="clear" w:color="auto" w:fill="E1DFDD"/>
    </w:rPr>
  </w:style>
  <w:style w:type="paragraph" w:styleId="Caption">
    <w:name w:val="caption"/>
    <w:basedOn w:val="Normal"/>
    <w:next w:val="Normal"/>
    <w:uiPriority w:val="35"/>
    <w:unhideWhenUsed/>
    <w:qFormat/>
    <w:rsid w:val="008238E1"/>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8332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E479F"/>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A2FCF"/>
    <w:pPr>
      <w:numPr>
        <w:numId w:val="7"/>
      </w:numPr>
      <w:spacing w:line="259" w:lineRule="auto"/>
      <w:outlineLvl w:val="9"/>
    </w:pPr>
  </w:style>
  <w:style w:type="paragraph" w:styleId="TOC1">
    <w:name w:val="toc 1"/>
    <w:basedOn w:val="Normal"/>
    <w:next w:val="Normal"/>
    <w:autoRedefine/>
    <w:uiPriority w:val="39"/>
    <w:unhideWhenUsed/>
    <w:rsid w:val="002D7717"/>
    <w:pPr>
      <w:tabs>
        <w:tab w:val="left" w:pos="440"/>
        <w:tab w:val="right" w:pos="9350"/>
      </w:tabs>
      <w:spacing w:after="100"/>
    </w:pPr>
  </w:style>
  <w:style w:type="paragraph" w:styleId="TOC2">
    <w:name w:val="toc 2"/>
    <w:basedOn w:val="Normal"/>
    <w:next w:val="Normal"/>
    <w:autoRedefine/>
    <w:uiPriority w:val="39"/>
    <w:unhideWhenUsed/>
    <w:rsid w:val="002A2FCF"/>
    <w:pPr>
      <w:spacing w:after="100"/>
      <w:ind w:left="220"/>
    </w:pPr>
  </w:style>
  <w:style w:type="paragraph" w:styleId="Header">
    <w:name w:val="header"/>
    <w:basedOn w:val="Normal"/>
    <w:link w:val="HeaderChar"/>
    <w:uiPriority w:val="99"/>
    <w:unhideWhenUsed/>
    <w:rsid w:val="00665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C5A"/>
  </w:style>
  <w:style w:type="paragraph" w:styleId="Footer">
    <w:name w:val="footer"/>
    <w:basedOn w:val="Normal"/>
    <w:link w:val="FooterChar"/>
    <w:uiPriority w:val="99"/>
    <w:unhideWhenUsed/>
    <w:rsid w:val="00665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C5A"/>
  </w:style>
  <w:style w:type="character" w:customStyle="1" w:styleId="Heading3Char">
    <w:name w:val="Heading 3 Char"/>
    <w:basedOn w:val="DefaultParagraphFont"/>
    <w:link w:val="Heading3"/>
    <w:uiPriority w:val="9"/>
    <w:rsid w:val="00C46999"/>
    <w:rPr>
      <w:rFonts w:asciiTheme="majorHAnsi" w:eastAsiaTheme="majorEastAsia" w:hAnsiTheme="majorHAnsi" w:cstheme="majorBidi"/>
      <w:sz w:val="26"/>
      <w:szCs w:val="24"/>
    </w:rPr>
  </w:style>
  <w:style w:type="paragraph" w:styleId="TOC3">
    <w:name w:val="toc 3"/>
    <w:basedOn w:val="Normal"/>
    <w:next w:val="Normal"/>
    <w:autoRedefine/>
    <w:uiPriority w:val="39"/>
    <w:unhideWhenUsed/>
    <w:rsid w:val="00CD5A3A"/>
    <w:pPr>
      <w:tabs>
        <w:tab w:val="left" w:pos="1320"/>
        <w:tab w:val="right" w:pos="9350"/>
      </w:tabs>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Revision">
    <w:name w:val="Revision"/>
    <w:hidden/>
    <w:uiPriority w:val="99"/>
    <w:semiHidden/>
    <w:rsid w:val="00576E3A"/>
    <w:pPr>
      <w:spacing w:after="0" w:line="240" w:lineRule="auto"/>
    </w:pPr>
  </w:style>
  <w:style w:type="character" w:styleId="FollowedHyperlink">
    <w:name w:val="FollowedHyperlink"/>
    <w:basedOn w:val="DefaultParagraphFont"/>
    <w:uiPriority w:val="99"/>
    <w:semiHidden/>
    <w:unhideWhenUsed/>
    <w:rsid w:val="00576E3A"/>
    <w:rPr>
      <w:color w:val="800080" w:themeColor="followedHyperlink"/>
      <w:u w:val="single"/>
    </w:rPr>
  </w:style>
  <w:style w:type="character" w:styleId="LineNumber">
    <w:name w:val="line number"/>
    <w:basedOn w:val="DefaultParagraphFont"/>
    <w:uiPriority w:val="99"/>
    <w:semiHidden/>
    <w:unhideWhenUsed/>
    <w:rsid w:val="00202E58"/>
  </w:style>
  <w:style w:type="paragraph" w:styleId="FootnoteText">
    <w:name w:val="footnote text"/>
    <w:basedOn w:val="Normal"/>
    <w:link w:val="FootnoteTextChar"/>
    <w:uiPriority w:val="99"/>
    <w:semiHidden/>
    <w:unhideWhenUsed/>
    <w:rsid w:val="003F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20C7"/>
    <w:rPr>
      <w:sz w:val="20"/>
      <w:szCs w:val="20"/>
    </w:rPr>
  </w:style>
  <w:style w:type="character" w:styleId="FootnoteReference">
    <w:name w:val="footnote reference"/>
    <w:basedOn w:val="DefaultParagraphFont"/>
    <w:uiPriority w:val="99"/>
    <w:semiHidden/>
    <w:unhideWhenUsed/>
    <w:rsid w:val="003F20C7"/>
    <w:rPr>
      <w:vertAlign w:val="superscript"/>
    </w:rPr>
  </w:style>
  <w:style w:type="character" w:customStyle="1" w:styleId="Heading7Char">
    <w:name w:val="Heading 7 Char"/>
    <w:basedOn w:val="DefaultParagraphFont"/>
    <w:link w:val="Heading7"/>
    <w:uiPriority w:val="9"/>
    <w:semiHidden/>
    <w:rsid w:val="00C833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833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3327"/>
    <w:rPr>
      <w:rFonts w:asciiTheme="majorHAnsi" w:eastAsiaTheme="majorEastAsia" w:hAnsiTheme="majorHAnsi" w:cstheme="majorBidi"/>
      <w:i/>
      <w:iCs/>
      <w:color w:val="272727" w:themeColor="text1" w:themeTint="D8"/>
      <w:sz w:val="21"/>
      <w:szCs w:val="21"/>
    </w:rPr>
  </w:style>
  <w:style w:type="paragraph" w:customStyle="1" w:styleId="xmsonormal">
    <w:name w:val="x_msonormal"/>
    <w:basedOn w:val="Normal"/>
    <w:rsid w:val="00BD0D06"/>
    <w:pPr>
      <w:spacing w:after="0" w:line="240" w:lineRule="auto"/>
    </w:pPr>
    <w:rPr>
      <w:rFonts w:eastAsiaTheme="minorHAnsi"/>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082889">
      <w:bodyDiv w:val="1"/>
      <w:marLeft w:val="0"/>
      <w:marRight w:val="0"/>
      <w:marTop w:val="0"/>
      <w:marBottom w:val="0"/>
      <w:divBdr>
        <w:top w:val="none" w:sz="0" w:space="0" w:color="auto"/>
        <w:left w:val="none" w:sz="0" w:space="0" w:color="auto"/>
        <w:bottom w:val="none" w:sz="0" w:space="0" w:color="auto"/>
        <w:right w:val="none" w:sz="0" w:space="0" w:color="auto"/>
      </w:divBdr>
    </w:div>
    <w:div w:id="1217005504">
      <w:bodyDiv w:val="1"/>
      <w:marLeft w:val="0"/>
      <w:marRight w:val="0"/>
      <w:marTop w:val="0"/>
      <w:marBottom w:val="0"/>
      <w:divBdr>
        <w:top w:val="none" w:sz="0" w:space="0" w:color="auto"/>
        <w:left w:val="none" w:sz="0" w:space="0" w:color="auto"/>
        <w:bottom w:val="none" w:sz="0" w:space="0" w:color="auto"/>
        <w:right w:val="none" w:sz="0" w:space="0" w:color="auto"/>
      </w:divBdr>
    </w:div>
    <w:div w:id="1485584129">
      <w:bodyDiv w:val="1"/>
      <w:marLeft w:val="0"/>
      <w:marRight w:val="0"/>
      <w:marTop w:val="0"/>
      <w:marBottom w:val="0"/>
      <w:divBdr>
        <w:top w:val="none" w:sz="0" w:space="0" w:color="auto"/>
        <w:left w:val="none" w:sz="0" w:space="0" w:color="auto"/>
        <w:bottom w:val="none" w:sz="0" w:space="0" w:color="auto"/>
        <w:right w:val="none" w:sz="0" w:space="0" w:color="auto"/>
      </w:divBdr>
    </w:div>
    <w:div w:id="1582136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comments" Target="comments.xml"/><Relationship Id="rId89" Type="http://schemas.openxmlformats.org/officeDocument/2006/relationships/header" Target="header2.xml"/><Relationship Id="rId16" Type="http://schemas.openxmlformats.org/officeDocument/2006/relationships/image" Target="media/image5.jpe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footer" Target="footer1.xml"/><Relationship Id="rId95" Type="http://schemas.microsoft.com/office/2011/relationships/people" Target="people.xml"/><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image" Target="media/image69.png"/><Relationship Id="rId85" Type="http://schemas.microsoft.com/office/2011/relationships/commentsExtended" Target="commentsExtended.xm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openxmlformats.org/officeDocument/2006/relationships/footer" Target="foot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gif"/><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microsoft.com/office/2016/09/relationships/commentsIds" Target="commentsIds.xm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gif"/><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png"/><Relationship Id="rId87" Type="http://schemas.microsoft.com/office/2018/08/relationships/commentsExtensible" Target="commentsExtensi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jpe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gif"/><Relationship Id="rId56" Type="http://schemas.openxmlformats.org/officeDocument/2006/relationships/image" Target="media/image45.jpe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g6kPYAoKu3XvjBmawbCo6vb5l3Tg==">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B9D3AB822FA974BAD8A45FAABB272BF" ma:contentTypeVersion="13" ma:contentTypeDescription="Create a new document." ma:contentTypeScope="" ma:versionID="600f222407cb53b5d019edb87a646442">
  <xsd:schema xmlns:xsd="http://www.w3.org/2001/XMLSchema" xmlns:xs="http://www.w3.org/2001/XMLSchema" xmlns:p="http://schemas.microsoft.com/office/2006/metadata/properties" xmlns:ns3="ba23a2db-233c-491b-8a63-f5319b9757b6" xmlns:ns4="749ec49d-a10a-4aea-af38-d4f13960f8d9" targetNamespace="http://schemas.microsoft.com/office/2006/metadata/properties" ma:root="true" ma:fieldsID="6c0a9637040519fb96f5148e459e11b3" ns3:_="" ns4:_="">
    <xsd:import namespace="ba23a2db-233c-491b-8a63-f5319b9757b6"/>
    <xsd:import namespace="749ec49d-a10a-4aea-af38-d4f13960f8d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23a2db-233c-491b-8a63-f5319b9757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9ec49d-a10a-4aea-af38-d4f13960f8d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98BDE7-9C6C-4155-B8DE-44EDDDD6254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2E7009B6-A860-45B4-92ED-ED2E1460517D}">
  <ds:schemaRefs>
    <ds:schemaRef ds:uri="http://schemas.openxmlformats.org/officeDocument/2006/bibliography"/>
  </ds:schemaRefs>
</ds:datastoreItem>
</file>

<file path=customXml/itemProps4.xml><?xml version="1.0" encoding="utf-8"?>
<ds:datastoreItem xmlns:ds="http://schemas.openxmlformats.org/officeDocument/2006/customXml" ds:itemID="{5ECE6755-C503-4E01-B179-96E82AB50343}">
  <ds:schemaRefs>
    <ds:schemaRef ds:uri="http://schemas.microsoft.com/sharepoint/v3/contenttype/forms"/>
  </ds:schemaRefs>
</ds:datastoreItem>
</file>

<file path=customXml/itemProps5.xml><?xml version="1.0" encoding="utf-8"?>
<ds:datastoreItem xmlns:ds="http://schemas.openxmlformats.org/officeDocument/2006/customXml" ds:itemID="{99DB80DC-A1E2-4706-AE13-2C01602715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23a2db-233c-491b-8a63-f5319b9757b6"/>
    <ds:schemaRef ds:uri="749ec49d-a10a-4aea-af38-d4f13960f8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29</Pages>
  <Words>6726</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Ellie Weyer</dc:creator>
  <cp:lastModifiedBy>Alexandra Arntsen</cp:lastModifiedBy>
  <cp:revision>19</cp:revision>
  <dcterms:created xsi:type="dcterms:W3CDTF">2021-02-07T16:45:00Z</dcterms:created>
  <dcterms:modified xsi:type="dcterms:W3CDTF">2021-02-08T03:11:00Z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0x0101001B9D3AB822FA974BAD8A45FAABB272BF</vt:lpwstr>
  </property>
  <property fmtid="{D5CDD505-2E9C-101B-9397-08002B2CF9AE}" pid="3" name="MSIP_Label_d5842b46-9b7a-431a-b662-8cc44ff92a4e_Enabled">
    <vt:lpwstr>True</vt:lpwstr>
  </property>
  <property fmtid="{D5CDD505-2E9C-101B-9397-08002B2CF9AE}" pid="4" name="MSIP_Label_d5842b46-9b7a-431a-b662-8cc44ff92a4e_SiteId">
    <vt:lpwstr>6d7393e0-41f5-4c2e-9b12-4c2be5da5c57</vt:lpwstr>
  </property>
  <property fmtid="{D5CDD505-2E9C-101B-9397-08002B2CF9AE}" pid="5" name="MSIP_Label_d5842b46-9b7a-431a-b662-8cc44ff92a4e_Owner">
    <vt:lpwstr>paul.mazoyer@vaisala.com</vt:lpwstr>
  </property>
  <property fmtid="{D5CDD505-2E9C-101B-9397-08002B2CF9AE}" pid="6" name="MSIP_Label_d5842b46-9b7a-431a-b662-8cc44ff92a4e_SetDate">
    <vt:lpwstr>2020-12-01T18:31:03.9822894Z</vt:lpwstr>
  </property>
  <property fmtid="{D5CDD505-2E9C-101B-9397-08002B2CF9AE}" pid="7" name="MSIP_Label_d5842b46-9b7a-431a-b662-8cc44ff92a4e_Name">
    <vt:lpwstr>Restricted</vt:lpwstr>
  </property>
  <property fmtid="{D5CDD505-2E9C-101B-9397-08002B2CF9AE}" pid="8" name="MSIP_Label_d5842b46-9b7a-431a-b662-8cc44ff92a4e_Application">
    <vt:lpwstr>Microsoft Azure Information Protection</vt:lpwstr>
  </property>
  <property fmtid="{D5CDD505-2E9C-101B-9397-08002B2CF9AE}" pid="9" name="MSIP_Label_d5842b46-9b7a-431a-b662-8cc44ff92a4e_ActionId">
    <vt:lpwstr>4aaa50e9-26a0-4e04-8b3c-2076aeb71b73</vt:lpwstr>
  </property>
  <property fmtid="{D5CDD505-2E9C-101B-9397-08002B2CF9AE}" pid="10" name="MSIP_Label_d5842b46-9b7a-431a-b662-8cc44ff92a4e_Extended_MSFT_Method">
    <vt:lpwstr>Automatic</vt:lpwstr>
  </property>
  <property fmtid="{D5CDD505-2E9C-101B-9397-08002B2CF9AE}" pid="11" name="MSIP_Label_f6c791fc-dee7-453e-a285-84b1a1512c81_Enabled">
    <vt:lpwstr>True</vt:lpwstr>
  </property>
  <property fmtid="{D5CDD505-2E9C-101B-9397-08002B2CF9AE}" pid="12" name="MSIP_Label_f6c791fc-dee7-453e-a285-84b1a1512c81_SiteId">
    <vt:lpwstr>6d7393e0-41f5-4c2e-9b12-4c2be5da5c57</vt:lpwstr>
  </property>
  <property fmtid="{D5CDD505-2E9C-101B-9397-08002B2CF9AE}" pid="13" name="MSIP_Label_f6c791fc-dee7-453e-a285-84b1a1512c81_Owner">
    <vt:lpwstr>paul.mazoyer@vaisala.com</vt:lpwstr>
  </property>
  <property fmtid="{D5CDD505-2E9C-101B-9397-08002B2CF9AE}" pid="14" name="MSIP_Label_f6c791fc-dee7-453e-a285-84b1a1512c81_SetDate">
    <vt:lpwstr>2020-12-01T18:31:03.9822894Z</vt:lpwstr>
  </property>
  <property fmtid="{D5CDD505-2E9C-101B-9397-08002B2CF9AE}" pid="15" name="MSIP_Label_f6c791fc-dee7-453e-a285-84b1a1512c81_Name">
    <vt:lpwstr>Label</vt:lpwstr>
  </property>
  <property fmtid="{D5CDD505-2E9C-101B-9397-08002B2CF9AE}" pid="16" name="MSIP_Label_f6c791fc-dee7-453e-a285-84b1a1512c81_Application">
    <vt:lpwstr>Microsoft Azure Information Protection</vt:lpwstr>
  </property>
  <property fmtid="{D5CDD505-2E9C-101B-9397-08002B2CF9AE}" pid="17" name="MSIP_Label_f6c791fc-dee7-453e-a285-84b1a1512c81_ActionId">
    <vt:lpwstr>4aaa50e9-26a0-4e04-8b3c-2076aeb71b73</vt:lpwstr>
  </property>
  <property fmtid="{D5CDD505-2E9C-101B-9397-08002B2CF9AE}" pid="18" name="MSIP_Label_f6c791fc-dee7-453e-a285-84b1a1512c81_Parent">
    <vt:lpwstr>d5842b46-9b7a-431a-b662-8cc44ff92a4e</vt:lpwstr>
  </property>
  <property fmtid="{D5CDD505-2E9C-101B-9397-08002B2CF9AE}" pid="19" name="MSIP_Label_f6c791fc-dee7-453e-a285-84b1a1512c81_Extended_MSFT_Method">
    <vt:lpwstr>Automatic</vt:lpwstr>
  </property>
  <property fmtid="{D5CDD505-2E9C-101B-9397-08002B2CF9AE}" pid="20" name="Sensitivity">
    <vt:lpwstr>Restricted Label</vt:lpwstr>
  </property>
  <property fmtid="{D5CDD505-2E9C-101B-9397-08002B2CF9AE}" pid="21" name="_NewReviewCycle">
    <vt:lpwstr/>
  </property>
</Properties>
</file>